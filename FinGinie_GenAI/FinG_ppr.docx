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92" w:type="dxa"/>
        <w:tblLook w:val="01E0" w:firstRow="1" w:lastRow="1" w:firstColumn="1" w:lastColumn="1" w:noHBand="0" w:noVBand="0"/>
      </w:tblPr>
      <w:tblGrid>
        <w:gridCol w:w="4816"/>
        <w:gridCol w:w="4817"/>
        <w:gridCol w:w="2259"/>
      </w:tblGrid>
      <w:tr w:rsidR="00D62735" w14:paraId="33741C68" w14:textId="4BE847BC" w:rsidTr="00BE3F60">
        <w:trPr>
          <w:trHeight w:val="1833"/>
        </w:trPr>
        <w:tc>
          <w:tcPr>
            <w:tcW w:w="11892" w:type="dxa"/>
            <w:gridSpan w:val="3"/>
          </w:tcPr>
          <w:p w14:paraId="091D1ADC" w14:textId="28B1FB69" w:rsidR="0005065C" w:rsidRPr="00105DFF" w:rsidRDefault="0005065C" w:rsidP="00BE3F60">
            <w:pPr>
              <w:pStyle w:val="papertitle"/>
              <w:ind w:right="1999"/>
            </w:pPr>
            <w:bookmarkStart w:id="0" w:name="PaperTitle"/>
            <w:r>
              <w:t>FinGenie – AI Powered Personal Finance Coach using GenAI and LLMs</w:t>
            </w:r>
          </w:p>
          <w:bookmarkEnd w:id="0"/>
          <w:p w14:paraId="22A51DC7" w14:textId="77777777" w:rsidR="0005065C" w:rsidRPr="001B106F" w:rsidRDefault="0005065C" w:rsidP="001E207A"/>
        </w:tc>
      </w:tr>
      <w:tr w:rsidR="00D62735" w:rsidRPr="00E80AE7" w14:paraId="3D7EBDB0" w14:textId="1DD906B3" w:rsidTr="00BE3F60">
        <w:trPr>
          <w:gridAfter w:val="1"/>
          <w:wAfter w:w="2259" w:type="dxa"/>
          <w:trHeight w:val="1724"/>
        </w:trPr>
        <w:tc>
          <w:tcPr>
            <w:tcW w:w="4816" w:type="dxa"/>
          </w:tcPr>
          <w:p w14:paraId="6FBEEC5D" w14:textId="1013B2F9" w:rsidR="0005065C" w:rsidRPr="00BE3F60" w:rsidRDefault="0005065C" w:rsidP="0005065C">
            <w:pPr>
              <w:pStyle w:val="AuthorData"/>
              <w:rPr>
                <w:i/>
                <w:iCs/>
              </w:rPr>
            </w:pPr>
            <w:bookmarkStart w:id="1" w:name="AuthorName" w:colFirst="1" w:colLast="1"/>
            <w:r w:rsidRPr="00C6681A">
              <w:t>Divyansh Devgan</w:t>
            </w:r>
            <w:r w:rsidRPr="00C6681A">
              <w:br/>
            </w:r>
            <w:r w:rsidRPr="00BE3F60">
              <w:rPr>
                <w:i/>
                <w:iCs/>
              </w:rPr>
              <w:t xml:space="preserve">dept. of Computer Science and Engineering </w:t>
            </w:r>
          </w:p>
          <w:p w14:paraId="03CF6C21" w14:textId="42AAF06B" w:rsidR="0005065C" w:rsidRPr="00C6681A" w:rsidRDefault="0005065C" w:rsidP="0005065C">
            <w:pPr>
              <w:pStyle w:val="AuthorData"/>
            </w:pPr>
            <w:r w:rsidRPr="00BE3F60">
              <w:rPr>
                <w:i/>
                <w:iCs/>
              </w:rPr>
              <w:t xml:space="preserve">Graphic Era Deemed to be University,  </w:t>
            </w:r>
            <w:del w:id="2" w:author="Author">
              <w:r w:rsidRPr="00BE3F60" w:rsidDel="00E80AE7">
                <w:rPr>
                  <w:i/>
                  <w:iCs/>
                </w:rPr>
                <w:delText xml:space="preserve"> </w:delText>
              </w:r>
            </w:del>
            <w:r w:rsidRPr="00C6681A">
              <w:br/>
              <w:t>Dehradun, India</w:t>
            </w:r>
          </w:p>
          <w:p w14:paraId="087295B4" w14:textId="37063296" w:rsidR="0005065C" w:rsidRPr="00937AEB" w:rsidRDefault="0005065C" w:rsidP="0005065C">
            <w:pPr>
              <w:pStyle w:val="AuthorData"/>
              <w:rPr>
                <w:i/>
              </w:rPr>
            </w:pPr>
            <w:r w:rsidRPr="00C6681A">
              <w:t>divyansh.devgan4@gmail.com</w:t>
            </w:r>
          </w:p>
        </w:tc>
        <w:tc>
          <w:tcPr>
            <w:tcW w:w="4817" w:type="dxa"/>
          </w:tcPr>
          <w:p w14:paraId="596A997B" w14:textId="1AD73B4E" w:rsidR="003C4BA6" w:rsidRPr="00BB6DB6" w:rsidRDefault="003C4BA6" w:rsidP="003C4BA6">
            <w:pPr>
              <w:pStyle w:val="AuthorData"/>
              <w:rPr>
                <w:i/>
                <w:iCs/>
              </w:rPr>
            </w:pPr>
            <w:r>
              <w:t>Dr</w:t>
            </w:r>
            <w:r w:rsidR="00BE3F60">
              <w:t>.</w:t>
            </w:r>
            <w:r>
              <w:t xml:space="preserve"> Hemant Pokhariya</w:t>
            </w:r>
            <w:r w:rsidRPr="00C6681A">
              <w:br/>
            </w:r>
            <w:r w:rsidRPr="00BB6DB6">
              <w:rPr>
                <w:i/>
                <w:iCs/>
              </w:rPr>
              <w:t xml:space="preserve">dept. of Computer Science and Engineering </w:t>
            </w:r>
          </w:p>
          <w:p w14:paraId="698EEE14" w14:textId="77777777" w:rsidR="003C4BA6" w:rsidRPr="00C6681A" w:rsidRDefault="003C4BA6" w:rsidP="003C4BA6">
            <w:pPr>
              <w:pStyle w:val="AuthorData"/>
            </w:pPr>
            <w:r w:rsidRPr="00BB6DB6">
              <w:rPr>
                <w:i/>
                <w:iCs/>
              </w:rPr>
              <w:t>Graphic Era Deemed to be University,</w:t>
            </w:r>
            <w:r w:rsidRPr="00C6681A">
              <w:t xml:space="preserve">  </w:t>
            </w:r>
            <w:r w:rsidRPr="00C6681A">
              <w:br/>
              <w:t>Dehradun, India</w:t>
            </w:r>
          </w:p>
          <w:p w14:paraId="2EE5DEA7" w14:textId="3F373D7F" w:rsidR="0005065C" w:rsidRPr="00C6681A" w:rsidRDefault="003C4BA6" w:rsidP="0005065C">
            <w:pPr>
              <w:pStyle w:val="AuthorData"/>
            </w:pPr>
            <w:r>
              <w:t>hemantdoon86</w:t>
            </w:r>
            <w:r w:rsidRPr="00C6681A">
              <w:t>@gmail.com</w:t>
            </w:r>
            <w:r w:rsidRPr="00C6681A" w:rsidDel="003C4BA6">
              <w:t xml:space="preserve"> </w:t>
            </w:r>
          </w:p>
        </w:tc>
      </w:tr>
      <w:tr w:rsidR="00D62735" w:rsidRPr="00E80AE7" w14:paraId="2A62425F" w14:textId="77777777" w:rsidTr="00BE3F60">
        <w:trPr>
          <w:gridAfter w:val="1"/>
          <w:wAfter w:w="2259" w:type="dxa"/>
          <w:trHeight w:val="1724"/>
        </w:trPr>
        <w:tc>
          <w:tcPr>
            <w:tcW w:w="4816" w:type="dxa"/>
          </w:tcPr>
          <w:p w14:paraId="1FDC9B2C" w14:textId="77777777" w:rsidR="0005065C" w:rsidRPr="00BE3F60" w:rsidRDefault="0005065C" w:rsidP="0005065C">
            <w:pPr>
              <w:pStyle w:val="AuthorData"/>
              <w:rPr>
                <w:i/>
                <w:iCs/>
              </w:rPr>
            </w:pPr>
            <w:r w:rsidRPr="00C6681A">
              <w:t>Uddhav Sharma</w:t>
            </w:r>
            <w:r w:rsidRPr="00C6681A">
              <w:br/>
            </w:r>
            <w:r w:rsidRPr="00BE3F60">
              <w:rPr>
                <w:i/>
                <w:iCs/>
              </w:rPr>
              <w:t xml:space="preserve">dept. of Computer Science and Engineering </w:t>
            </w:r>
          </w:p>
          <w:p w14:paraId="6D3997D6" w14:textId="77777777" w:rsidR="0005065C" w:rsidRPr="00C6681A" w:rsidRDefault="0005065C" w:rsidP="0005065C">
            <w:pPr>
              <w:pStyle w:val="AuthorData"/>
            </w:pPr>
            <w:r w:rsidRPr="00BE3F60">
              <w:rPr>
                <w:i/>
                <w:iCs/>
              </w:rPr>
              <w:t xml:space="preserve">Graphic Era Deemed to be University,  </w:t>
            </w:r>
            <w:r w:rsidRPr="00C6681A">
              <w:br/>
              <w:t>Dehradun, India</w:t>
            </w:r>
          </w:p>
          <w:p w14:paraId="2E773EFB" w14:textId="5582D710" w:rsidR="0005065C" w:rsidRPr="00C6681A" w:rsidRDefault="0005065C" w:rsidP="0005065C">
            <w:pPr>
              <w:pStyle w:val="AuthorData"/>
            </w:pPr>
            <w:r>
              <w:t>uddhav307</w:t>
            </w:r>
            <w:r w:rsidRPr="00C6681A">
              <w:t>@gmail.com</w:t>
            </w:r>
          </w:p>
        </w:tc>
        <w:tc>
          <w:tcPr>
            <w:tcW w:w="4817" w:type="dxa"/>
          </w:tcPr>
          <w:p w14:paraId="50A93400" w14:textId="77777777" w:rsidR="003C4BA6" w:rsidRPr="00BB6DB6" w:rsidRDefault="003C4BA6" w:rsidP="003C4BA6">
            <w:pPr>
              <w:pStyle w:val="AuthorData"/>
              <w:rPr>
                <w:i/>
                <w:iCs/>
              </w:rPr>
            </w:pPr>
            <w:r w:rsidRPr="00C6681A">
              <w:t>Aditya Rawat</w:t>
            </w:r>
            <w:r w:rsidRPr="00C6681A">
              <w:br/>
            </w:r>
            <w:r w:rsidRPr="00BB6DB6">
              <w:rPr>
                <w:i/>
                <w:iCs/>
              </w:rPr>
              <w:t xml:space="preserve">dept. of Computer Science and Engineering </w:t>
            </w:r>
          </w:p>
          <w:p w14:paraId="063CCFFA" w14:textId="77777777" w:rsidR="003C4BA6" w:rsidRPr="00C6681A" w:rsidRDefault="003C4BA6" w:rsidP="003C4BA6">
            <w:pPr>
              <w:pStyle w:val="AuthorData"/>
            </w:pPr>
            <w:r w:rsidRPr="00BB6DB6">
              <w:rPr>
                <w:i/>
                <w:iCs/>
              </w:rPr>
              <w:t>Graphic Era Deemed to be University,</w:t>
            </w:r>
            <w:r w:rsidRPr="00C6681A">
              <w:t xml:space="preserve">  </w:t>
            </w:r>
            <w:r w:rsidRPr="00C6681A">
              <w:br/>
              <w:t>Dehradun, India</w:t>
            </w:r>
          </w:p>
          <w:p w14:paraId="2FB7FB27" w14:textId="7D3BD4D2" w:rsidR="0005065C" w:rsidRPr="00C6681A" w:rsidRDefault="003C4BA6" w:rsidP="003C4BA6">
            <w:pPr>
              <w:pStyle w:val="AuthorData"/>
            </w:pPr>
            <w:r>
              <w:t>adityasinghrawat16</w:t>
            </w:r>
            <w:r w:rsidRPr="00C6681A">
              <w:t>@gmail.com</w:t>
            </w:r>
            <w:r>
              <w:t xml:space="preserve"> </w:t>
            </w:r>
          </w:p>
        </w:tc>
      </w:tr>
      <w:bookmarkEnd w:id="1"/>
    </w:tbl>
    <w:p w14:paraId="423FDE5B" w14:textId="77777777" w:rsidR="00B22F8A" w:rsidRDefault="00B22F8A" w:rsidP="00B22F8A"/>
    <w:p w14:paraId="27422599" w14:textId="77777777" w:rsidR="00B22F8A" w:rsidRDefault="00B22F8A" w:rsidP="00B22F8A"/>
    <w:p w14:paraId="2FA91E92" w14:textId="77777777" w:rsidR="00B22F8A" w:rsidRDefault="00B22F8A" w:rsidP="00B22F8A">
      <w:pPr>
        <w:sectPr w:rsidR="00B22F8A" w:rsidSect="00EB7A55">
          <w:footerReference w:type="first" r:id="rId8"/>
          <w:pgSz w:w="12240" w:h="15840"/>
          <w:pgMar w:top="1440" w:right="1210" w:bottom="1440" w:left="1210" w:header="720" w:footer="720" w:gutter="0"/>
          <w:cols w:space="720"/>
          <w:titlePg/>
        </w:sectPr>
      </w:pPr>
    </w:p>
    <w:p w14:paraId="17BB9FC2" w14:textId="74F7D97B" w:rsidR="00B22F8A" w:rsidRDefault="00B22F8A" w:rsidP="00881917">
      <w:pPr>
        <w:pStyle w:val="Abstract"/>
        <w:rPr>
          <w:rFonts w:eastAsia="SimSun"/>
        </w:rPr>
      </w:pPr>
      <w:r w:rsidRPr="00F81EFB">
        <w:rPr>
          <w:rFonts w:eastAsia="SimSun"/>
        </w:rPr>
        <w:t xml:space="preserve">Abstract - </w:t>
      </w:r>
      <w:r w:rsidR="00474212" w:rsidRPr="00474212">
        <w:rPr>
          <w:rFonts w:eastAsia="SimSun"/>
        </w:rPr>
        <w:t xml:space="preserve">The increasing volume of digital transactions has created a growing need for automated financial assistance tools that can help individuals understand and manage their spending </w:t>
      </w:r>
      <w:proofErr w:type="spellStart"/>
      <w:r w:rsidR="00474212" w:rsidRPr="00474212">
        <w:rPr>
          <w:rFonts w:eastAsia="SimSun"/>
        </w:rPr>
        <w:t>behaviour</w:t>
      </w:r>
      <w:proofErr w:type="spellEnd"/>
      <w:r w:rsidR="00474212" w:rsidRPr="00474212">
        <w:rPr>
          <w:rFonts w:eastAsia="SimSun"/>
        </w:rPr>
        <w:t xml:space="preserve">. Traditional budgeting applications often rely on manual inputs or rigid categorization rules, resulting in low user engagement and limited personalization. This work presents </w:t>
      </w:r>
      <w:proofErr w:type="spellStart"/>
      <w:r w:rsidR="00474212" w:rsidRPr="00474212">
        <w:rPr>
          <w:rFonts w:eastAsia="SimSun"/>
          <w:bCs/>
        </w:rPr>
        <w:t>FinGenie</w:t>
      </w:r>
      <w:proofErr w:type="spellEnd"/>
      <w:r w:rsidR="00474212" w:rsidRPr="00474212">
        <w:rPr>
          <w:rFonts w:eastAsia="SimSun"/>
        </w:rPr>
        <w:t xml:space="preserve">, an AI-powered personal finance coach that integrates NLP-based transaction analysis, automated expense categorization, interactive visual analytics, and a conversational advisory system powered by </w:t>
      </w:r>
      <w:proofErr w:type="spellStart"/>
      <w:r w:rsidR="00474212" w:rsidRPr="00474212">
        <w:rPr>
          <w:rFonts w:eastAsia="SimSun"/>
        </w:rPr>
        <w:t>Groq</w:t>
      </w:r>
      <w:proofErr w:type="spellEnd"/>
      <w:r w:rsidR="00474212" w:rsidRPr="00474212">
        <w:rPr>
          <w:rFonts w:eastAsia="SimSun"/>
        </w:rPr>
        <w:t xml:space="preserve"> LLaMA-3.1. The system processes bank statements uploaded in CSV format, extracts financial insights, generates categorized spending summaries, and provides personalized financial guidance. Experimental evaluation using real-world transaction samples shows that the rule-based categorization system achieves high accuracy for common expenditure types, and the AI assistant provides meaningful and actionable recommendations. This paper presents the architectural design and methodology behind </w:t>
      </w:r>
      <w:proofErr w:type="spellStart"/>
      <w:r w:rsidR="00474212" w:rsidRPr="00474212">
        <w:rPr>
          <w:rFonts w:eastAsia="SimSun"/>
        </w:rPr>
        <w:t>FinGenie</w:t>
      </w:r>
      <w:proofErr w:type="spellEnd"/>
      <w:r w:rsidR="00474212" w:rsidRPr="00474212">
        <w:rPr>
          <w:rFonts w:eastAsia="SimSun"/>
        </w:rPr>
        <w:t>, setting the foundation for future enhancements such as machine-learning-based categorization and cloud-based deployment.</w:t>
      </w:r>
    </w:p>
    <w:p w14:paraId="49DC8A50" w14:textId="4197E035" w:rsidR="001B07C0" w:rsidRDefault="001B07C0" w:rsidP="00881917">
      <w:pPr>
        <w:pStyle w:val="Abstract"/>
        <w:rPr>
          <w:rFonts w:eastAsia="SimSun"/>
        </w:rPr>
      </w:pPr>
    </w:p>
    <w:p w14:paraId="0B950B5F" w14:textId="4496B96A" w:rsidR="001B07C0" w:rsidRPr="00F81EFB" w:rsidRDefault="001B07C0" w:rsidP="00881917">
      <w:pPr>
        <w:pStyle w:val="Abstract"/>
      </w:pPr>
      <w:r>
        <w:rPr>
          <w:rFonts w:eastAsia="SimSun"/>
        </w:rPr>
        <w:t xml:space="preserve">       Keywords - </w:t>
      </w:r>
      <w:r w:rsidRPr="001B07C0">
        <w:rPr>
          <w:rFonts w:eastAsia="SimSun"/>
        </w:rPr>
        <w:t xml:space="preserve">Personal finance, NLP, expense categorization, LLaMA-3.1, AI assistant, transaction analytics, </w:t>
      </w:r>
      <w:proofErr w:type="spellStart"/>
      <w:r w:rsidRPr="001B07C0">
        <w:rPr>
          <w:rFonts w:eastAsia="SimSun"/>
        </w:rPr>
        <w:t>Streamlit</w:t>
      </w:r>
      <w:proofErr w:type="spellEnd"/>
      <w:r w:rsidRPr="001B07C0">
        <w:rPr>
          <w:rFonts w:eastAsia="SimSun"/>
        </w:rPr>
        <w:t>, Pandas.</w:t>
      </w:r>
    </w:p>
    <w:p w14:paraId="13EC9492" w14:textId="77777777" w:rsidR="00B22F8A" w:rsidRDefault="00B22F8A" w:rsidP="00937AEB">
      <w:pPr>
        <w:pStyle w:val="Heading1"/>
        <w:ind w:left="720" w:firstLine="720"/>
        <w:jc w:val="both"/>
      </w:pPr>
      <w:bookmarkStart w:id="3" w:name="_Introduction"/>
      <w:bookmarkEnd w:id="3"/>
      <w:r w:rsidRPr="000C1077">
        <w:t>Introduction</w:t>
      </w:r>
    </w:p>
    <w:p w14:paraId="5D6438C9" w14:textId="77777777" w:rsidR="001B07C0" w:rsidRPr="001B07C0" w:rsidRDefault="001B07C0" w:rsidP="0005065C">
      <w:pPr>
        <w:jc w:val="both"/>
        <w:rPr>
          <w:lang w:val="en-IN" w:eastAsia="pt-BR"/>
        </w:rPr>
      </w:pPr>
      <w:r w:rsidRPr="001B07C0">
        <w:rPr>
          <w:lang w:val="en-IN" w:eastAsia="pt-BR"/>
        </w:rPr>
        <w:t xml:space="preserve">Digital payments, mobile banking, and online shopping have significantly increased the volume of personal financial data generated by individuals. However, despite having access to detailed bank statements, many users struggle to interpret this information and gain meaningful insights about their spending patterns. </w:t>
      </w:r>
      <w:r w:rsidRPr="001B07C0">
        <w:rPr>
          <w:b/>
          <w:bCs/>
          <w:lang w:val="en-IN" w:eastAsia="pt-BR"/>
        </w:rPr>
        <w:t>Putta and Mohan [1]</w:t>
      </w:r>
      <w:r w:rsidRPr="001B07C0">
        <w:rPr>
          <w:lang w:val="en-IN" w:eastAsia="pt-BR"/>
        </w:rPr>
        <w:t xml:space="preserve"> highlight that data-driven financial tools enhance personal budgeting accuracy and improve overall financial literacy.</w:t>
      </w:r>
    </w:p>
    <w:p w14:paraId="68E3580D" w14:textId="77777777" w:rsidR="001B07C0" w:rsidRPr="001B07C0" w:rsidRDefault="001B07C0" w:rsidP="0005065C">
      <w:pPr>
        <w:jc w:val="both"/>
        <w:rPr>
          <w:lang w:val="en-IN" w:eastAsia="pt-BR"/>
        </w:rPr>
      </w:pPr>
      <w:r w:rsidRPr="001B07C0">
        <w:rPr>
          <w:lang w:val="en-IN" w:eastAsia="pt-BR"/>
        </w:rPr>
        <w:t xml:space="preserve">Recent advancements in intelligent computational models have enabled automatic analysis of structured and unstructured financial data. NLP-based methods have been applied to classify transaction descriptions, as demonstrated by </w:t>
      </w:r>
      <w:r w:rsidRPr="001B07C0">
        <w:rPr>
          <w:b/>
          <w:bCs/>
          <w:lang w:val="en-IN" w:eastAsia="pt-BR"/>
        </w:rPr>
        <w:t>Gupta and Saxena [2]</w:t>
      </w:r>
      <w:r w:rsidRPr="001B07C0">
        <w:rPr>
          <w:lang w:val="en-IN" w:eastAsia="pt-BR"/>
        </w:rPr>
        <w:t xml:space="preserve">, while deep-learning-based frameworks have improved financial trend </w:t>
      </w:r>
      <w:proofErr w:type="spellStart"/>
      <w:r w:rsidRPr="001B07C0">
        <w:rPr>
          <w:lang w:val="en-IN" w:eastAsia="pt-BR"/>
        </w:rPr>
        <w:t>modeling</w:t>
      </w:r>
      <w:proofErr w:type="spellEnd"/>
      <w:r w:rsidRPr="001B07C0">
        <w:rPr>
          <w:lang w:val="en-IN" w:eastAsia="pt-BR"/>
        </w:rPr>
        <w:t xml:space="preserve"> and behavioural analysis, as described by </w:t>
      </w:r>
      <w:r w:rsidRPr="001B07C0">
        <w:rPr>
          <w:b/>
          <w:bCs/>
          <w:lang w:val="en-IN" w:eastAsia="pt-BR"/>
        </w:rPr>
        <w:t>Goodfellow et al. [3]</w:t>
      </w:r>
      <w:r w:rsidRPr="001B07C0">
        <w:rPr>
          <w:lang w:val="en-IN" w:eastAsia="pt-BR"/>
        </w:rPr>
        <w:t>.</w:t>
      </w:r>
    </w:p>
    <w:p w14:paraId="74B5CD2D" w14:textId="77777777" w:rsidR="001B07C0" w:rsidRPr="001B07C0" w:rsidRDefault="001B07C0" w:rsidP="0005065C">
      <w:pPr>
        <w:jc w:val="both"/>
        <w:rPr>
          <w:lang w:val="en-IN" w:eastAsia="pt-BR"/>
        </w:rPr>
      </w:pPr>
      <w:r w:rsidRPr="001B07C0">
        <w:rPr>
          <w:lang w:val="en-IN" w:eastAsia="pt-BR"/>
        </w:rPr>
        <w:t xml:space="preserve">To address the need for accessible financial guidance, this work proposes </w:t>
      </w:r>
      <w:proofErr w:type="spellStart"/>
      <w:r w:rsidRPr="001B07C0">
        <w:rPr>
          <w:b/>
          <w:bCs/>
          <w:lang w:val="en-IN" w:eastAsia="pt-BR"/>
        </w:rPr>
        <w:t>FinGenie</w:t>
      </w:r>
      <w:proofErr w:type="spellEnd"/>
      <w:r w:rsidRPr="001B07C0">
        <w:rPr>
          <w:lang w:val="en-IN" w:eastAsia="pt-BR"/>
        </w:rPr>
        <w:t xml:space="preserve">, an AI-powered personal finance coach capable of </w:t>
      </w:r>
      <w:proofErr w:type="spellStart"/>
      <w:r w:rsidRPr="001B07C0">
        <w:rPr>
          <w:lang w:val="en-IN" w:eastAsia="pt-BR"/>
        </w:rPr>
        <w:t>analyzing</w:t>
      </w:r>
      <w:proofErr w:type="spellEnd"/>
      <w:r w:rsidRPr="001B07C0">
        <w:rPr>
          <w:lang w:val="en-IN" w:eastAsia="pt-BR"/>
        </w:rPr>
        <w:t xml:space="preserve"> a user's uploaded transaction history and delivering personalized recommendations. </w:t>
      </w:r>
      <w:proofErr w:type="spellStart"/>
      <w:r w:rsidRPr="001B07C0">
        <w:rPr>
          <w:lang w:val="en-IN" w:eastAsia="pt-BR"/>
        </w:rPr>
        <w:t>FinGenie</w:t>
      </w:r>
      <w:proofErr w:type="spellEnd"/>
      <w:r w:rsidRPr="001B07C0">
        <w:rPr>
          <w:lang w:val="en-IN" w:eastAsia="pt-BR"/>
        </w:rPr>
        <w:t xml:space="preserve"> uses </w:t>
      </w:r>
      <w:proofErr w:type="spellStart"/>
      <w:r w:rsidRPr="001B07C0">
        <w:rPr>
          <w:b/>
          <w:bCs/>
          <w:lang w:val="en-IN" w:eastAsia="pt-BR"/>
        </w:rPr>
        <w:t>Streamlit</w:t>
      </w:r>
      <w:proofErr w:type="spellEnd"/>
      <w:r w:rsidRPr="001B07C0">
        <w:rPr>
          <w:lang w:val="en-IN" w:eastAsia="pt-BR"/>
        </w:rPr>
        <w:t xml:space="preserve"> for interactive dashboard creation </w:t>
      </w:r>
      <w:r w:rsidRPr="001B07C0">
        <w:rPr>
          <w:b/>
          <w:bCs/>
          <w:lang w:val="en-IN" w:eastAsia="pt-BR"/>
        </w:rPr>
        <w:t>[4]</w:t>
      </w:r>
      <w:r w:rsidRPr="001B07C0">
        <w:rPr>
          <w:lang w:val="en-IN" w:eastAsia="pt-BR"/>
        </w:rPr>
        <w:t xml:space="preserve">, </w:t>
      </w:r>
      <w:r w:rsidRPr="001B07C0">
        <w:rPr>
          <w:b/>
          <w:bCs/>
          <w:lang w:val="en-IN" w:eastAsia="pt-BR"/>
        </w:rPr>
        <w:t>Pandas</w:t>
      </w:r>
      <w:r w:rsidRPr="001B07C0">
        <w:rPr>
          <w:lang w:val="en-IN" w:eastAsia="pt-BR"/>
        </w:rPr>
        <w:t xml:space="preserve"> for data preprocessing </w:t>
      </w:r>
      <w:r w:rsidRPr="001B07C0">
        <w:rPr>
          <w:b/>
          <w:bCs/>
          <w:lang w:val="en-IN" w:eastAsia="pt-BR"/>
        </w:rPr>
        <w:t>[5]</w:t>
      </w:r>
      <w:r w:rsidRPr="001B07C0">
        <w:rPr>
          <w:lang w:val="en-IN" w:eastAsia="pt-BR"/>
        </w:rPr>
        <w:t xml:space="preserve">, and the </w:t>
      </w:r>
      <w:proofErr w:type="spellStart"/>
      <w:r w:rsidRPr="001B07C0">
        <w:rPr>
          <w:b/>
          <w:bCs/>
          <w:lang w:val="en-IN" w:eastAsia="pt-BR"/>
        </w:rPr>
        <w:t>Groq</w:t>
      </w:r>
      <w:proofErr w:type="spellEnd"/>
      <w:r w:rsidRPr="001B07C0">
        <w:rPr>
          <w:b/>
          <w:bCs/>
          <w:lang w:val="en-IN" w:eastAsia="pt-BR"/>
        </w:rPr>
        <w:t xml:space="preserve"> LLaMA-3.1</w:t>
      </w:r>
      <w:r w:rsidRPr="001B07C0">
        <w:rPr>
          <w:lang w:val="en-IN" w:eastAsia="pt-BR"/>
        </w:rPr>
        <w:t xml:space="preserve"> model for AI-driven financial assistance </w:t>
      </w:r>
      <w:r w:rsidRPr="001B07C0">
        <w:rPr>
          <w:b/>
          <w:bCs/>
          <w:lang w:val="en-IN" w:eastAsia="pt-BR"/>
        </w:rPr>
        <w:t>[6]</w:t>
      </w:r>
      <w:r w:rsidRPr="001B07C0">
        <w:rPr>
          <w:lang w:val="en-IN" w:eastAsia="pt-BR"/>
        </w:rPr>
        <w:t>. The system combines analytics, visualization, and conversational AI to provide users with a holistic understanding of their financial behaviour.</w:t>
      </w:r>
    </w:p>
    <w:p w14:paraId="0818E8F2" w14:textId="77777777" w:rsidR="001B07C0" w:rsidRPr="00C831DE" w:rsidRDefault="001B07C0" w:rsidP="0005065C">
      <w:pPr>
        <w:jc w:val="both"/>
        <w:rPr>
          <w:lang w:eastAsia="pt-BR"/>
        </w:rPr>
      </w:pPr>
    </w:p>
    <w:p w14:paraId="7D7EE1A7" w14:textId="5B332CB1" w:rsidR="00B22F8A" w:rsidRPr="00830566" w:rsidRDefault="00B22F8A" w:rsidP="0005065C">
      <w:pPr>
        <w:pStyle w:val="Heading2"/>
        <w:jc w:val="both"/>
      </w:pPr>
      <w:r w:rsidRPr="00830566">
        <w:lastRenderedPageBreak/>
        <w:t xml:space="preserve">I.  </w:t>
      </w:r>
      <w:r w:rsidR="001B07C0">
        <w:t>Related Work</w:t>
      </w:r>
    </w:p>
    <w:p w14:paraId="7A2C24DC" w14:textId="77777777" w:rsidR="001B07C0" w:rsidRPr="001B07C0" w:rsidRDefault="001B07C0" w:rsidP="00881917">
      <w:pPr>
        <w:pStyle w:val="BodyTextIndent"/>
        <w:rPr>
          <w:lang w:val="en-IN"/>
        </w:rPr>
      </w:pPr>
      <w:r w:rsidRPr="001B07C0">
        <w:rPr>
          <w:lang w:val="en-IN"/>
        </w:rPr>
        <w:t xml:space="preserve">Several studies have explored the use of machine learning and NLP for personal finance management. Expense prediction and behavioural </w:t>
      </w:r>
      <w:proofErr w:type="spellStart"/>
      <w:r w:rsidRPr="001B07C0">
        <w:rPr>
          <w:lang w:val="en-IN"/>
        </w:rPr>
        <w:t>modeling</w:t>
      </w:r>
      <w:proofErr w:type="spellEnd"/>
      <w:r w:rsidRPr="001B07C0">
        <w:rPr>
          <w:lang w:val="en-IN"/>
        </w:rPr>
        <w:t xml:space="preserve"> have shown promising results in improving financial self-regulation, as demonstrated by </w:t>
      </w:r>
      <w:r w:rsidRPr="001B07C0">
        <w:rPr>
          <w:b/>
          <w:bCs/>
          <w:lang w:val="en-IN"/>
        </w:rPr>
        <w:t>Putta and Mohan [1]</w:t>
      </w:r>
      <w:r w:rsidRPr="001B07C0">
        <w:rPr>
          <w:lang w:val="en-IN"/>
        </w:rPr>
        <w:t xml:space="preserve">. NLP-based text classification plays a crucial role in interpreting raw transaction descriptions. </w:t>
      </w:r>
      <w:r w:rsidRPr="001B07C0">
        <w:rPr>
          <w:b/>
          <w:bCs/>
          <w:lang w:val="en-IN"/>
        </w:rPr>
        <w:t>Gupta and Saxena [2]</w:t>
      </w:r>
      <w:r w:rsidRPr="001B07C0">
        <w:rPr>
          <w:lang w:val="en-IN"/>
        </w:rPr>
        <w:t xml:space="preserve"> proposed a rule-based and statistical NLP approach to automatically categorize financial entries, significantly reducing manual effort.</w:t>
      </w:r>
    </w:p>
    <w:p w14:paraId="0A8F15CB" w14:textId="77777777" w:rsidR="001B07C0" w:rsidRPr="001B07C0" w:rsidRDefault="001B07C0" w:rsidP="00881917">
      <w:pPr>
        <w:pStyle w:val="BodyTextIndent"/>
        <w:rPr>
          <w:lang w:val="en-IN"/>
        </w:rPr>
      </w:pPr>
      <w:r w:rsidRPr="001B07C0">
        <w:rPr>
          <w:lang w:val="en-IN"/>
        </w:rPr>
        <w:t xml:space="preserve">Deep learning methods further enhance automated pattern recognition and trend analysis. </w:t>
      </w:r>
      <w:r w:rsidRPr="001B07C0">
        <w:rPr>
          <w:b/>
          <w:bCs/>
          <w:lang w:val="en-IN"/>
        </w:rPr>
        <w:t>Goodfellow et al. [3]</w:t>
      </w:r>
      <w:r w:rsidRPr="001B07C0">
        <w:rPr>
          <w:lang w:val="en-IN"/>
        </w:rPr>
        <w:t xml:space="preserve"> provided foundational insights into neural architectures that are widely applied in modern financial analytics. Additionally, modern frameworks such as </w:t>
      </w:r>
      <w:proofErr w:type="spellStart"/>
      <w:r w:rsidRPr="001B07C0">
        <w:rPr>
          <w:b/>
          <w:bCs/>
          <w:lang w:val="en-IN"/>
        </w:rPr>
        <w:t>Streamlit</w:t>
      </w:r>
      <w:proofErr w:type="spellEnd"/>
      <w:r w:rsidRPr="001B07C0">
        <w:rPr>
          <w:b/>
          <w:bCs/>
          <w:lang w:val="en-IN"/>
        </w:rPr>
        <w:t xml:space="preserve"> [4]</w:t>
      </w:r>
      <w:r w:rsidRPr="001B07C0">
        <w:rPr>
          <w:lang w:val="en-IN"/>
        </w:rPr>
        <w:t xml:space="preserve"> and </w:t>
      </w:r>
      <w:r w:rsidRPr="001B07C0">
        <w:rPr>
          <w:b/>
          <w:bCs/>
          <w:lang w:val="en-IN"/>
        </w:rPr>
        <w:t>Pandas [5]</w:t>
      </w:r>
      <w:r w:rsidRPr="001B07C0">
        <w:rPr>
          <w:lang w:val="en-IN"/>
        </w:rPr>
        <w:t xml:space="preserve"> have enabled rapid development of data-driven applications. Recent advancements in large-language-model inference engines such as </w:t>
      </w:r>
      <w:proofErr w:type="spellStart"/>
      <w:r w:rsidRPr="001B07C0">
        <w:rPr>
          <w:b/>
          <w:bCs/>
          <w:lang w:val="en-IN"/>
        </w:rPr>
        <w:t>Groq</w:t>
      </w:r>
      <w:proofErr w:type="spellEnd"/>
      <w:r w:rsidRPr="001B07C0">
        <w:rPr>
          <w:b/>
          <w:bCs/>
          <w:lang w:val="en-IN"/>
        </w:rPr>
        <w:t xml:space="preserve"> LLaMA-3.1 [6]</w:t>
      </w:r>
      <w:r w:rsidRPr="001B07C0">
        <w:rPr>
          <w:lang w:val="en-IN"/>
        </w:rPr>
        <w:t xml:space="preserve"> have made real-time personalized advisory systems feasible.</w:t>
      </w:r>
    </w:p>
    <w:p w14:paraId="2E43C89D" w14:textId="77777777" w:rsidR="001B07C0" w:rsidRPr="001B07C0" w:rsidRDefault="001B07C0" w:rsidP="00881917">
      <w:pPr>
        <w:pStyle w:val="BodyTextIndent"/>
        <w:rPr>
          <w:lang w:val="en-IN"/>
        </w:rPr>
      </w:pPr>
      <w:r w:rsidRPr="001B07C0">
        <w:rPr>
          <w:lang w:val="en-IN"/>
        </w:rPr>
        <w:t xml:space="preserve">Existing tools in the market often lack personalization, require manual categorization, or provide limited insights. </w:t>
      </w:r>
      <w:proofErr w:type="spellStart"/>
      <w:r w:rsidRPr="001B07C0">
        <w:rPr>
          <w:lang w:val="en-IN"/>
        </w:rPr>
        <w:t>FinGenie</w:t>
      </w:r>
      <w:proofErr w:type="spellEnd"/>
      <w:r w:rsidRPr="001B07C0">
        <w:rPr>
          <w:lang w:val="en-IN"/>
        </w:rPr>
        <w:t xml:space="preserve"> addresses these limitations by integrating transaction analytics with an AI-driven conversational module.</w:t>
      </w:r>
    </w:p>
    <w:p w14:paraId="2EA42A85" w14:textId="6051434C" w:rsidR="00B22F8A" w:rsidRPr="008423EF" w:rsidRDefault="00B22F8A">
      <w:pPr>
        <w:pStyle w:val="Heading2"/>
        <w:jc w:val="both"/>
        <w:pPrChange w:id="4" w:author="Author">
          <w:pPr>
            <w:pStyle w:val="Heading2"/>
          </w:pPr>
        </w:pPrChange>
      </w:pPr>
      <w:r>
        <w:t xml:space="preserve">II.  </w:t>
      </w:r>
      <w:r w:rsidR="001B07C0">
        <w:t>Problem Statement</w:t>
      </w:r>
    </w:p>
    <w:p w14:paraId="11F0966F" w14:textId="77777777" w:rsidR="001B07C0" w:rsidRPr="001B07C0" w:rsidRDefault="001B07C0" w:rsidP="00881917">
      <w:pPr>
        <w:pStyle w:val="BodyTextIndent"/>
        <w:rPr>
          <w:lang w:val="en-IN"/>
        </w:rPr>
      </w:pPr>
      <w:r w:rsidRPr="001B07C0">
        <w:rPr>
          <w:lang w:val="en-IN"/>
        </w:rPr>
        <w:t>Bank statements contain valuable financial information, but users often find it difficult to interpret raw numeric data. Existing budgeting applications suffer from:</w:t>
      </w:r>
    </w:p>
    <w:p w14:paraId="55C7E628" w14:textId="77777777" w:rsidR="001B07C0" w:rsidRPr="001B07C0" w:rsidRDefault="001B07C0" w:rsidP="00881917">
      <w:pPr>
        <w:pStyle w:val="BodyTextIndent"/>
        <w:numPr>
          <w:ilvl w:val="0"/>
          <w:numId w:val="4"/>
        </w:numPr>
        <w:rPr>
          <w:lang w:val="en-IN"/>
        </w:rPr>
      </w:pPr>
      <w:r w:rsidRPr="001B07C0">
        <w:rPr>
          <w:lang w:val="en-IN"/>
        </w:rPr>
        <w:t>Limited automation in expense categorization</w:t>
      </w:r>
    </w:p>
    <w:p w14:paraId="70D57175" w14:textId="77777777" w:rsidR="001B07C0" w:rsidRPr="001B07C0" w:rsidRDefault="001B07C0" w:rsidP="00881917">
      <w:pPr>
        <w:pStyle w:val="BodyTextIndent"/>
        <w:numPr>
          <w:ilvl w:val="0"/>
          <w:numId w:val="4"/>
        </w:numPr>
        <w:rPr>
          <w:lang w:val="en-IN"/>
        </w:rPr>
      </w:pPr>
      <w:r w:rsidRPr="001B07C0">
        <w:rPr>
          <w:lang w:val="en-IN"/>
        </w:rPr>
        <w:t>Minimal personalization or contextual recommendations</w:t>
      </w:r>
    </w:p>
    <w:p w14:paraId="476E890B" w14:textId="77777777" w:rsidR="001B07C0" w:rsidRPr="001B07C0" w:rsidRDefault="001B07C0" w:rsidP="00881917">
      <w:pPr>
        <w:pStyle w:val="BodyTextIndent"/>
        <w:numPr>
          <w:ilvl w:val="0"/>
          <w:numId w:val="4"/>
        </w:numPr>
        <w:rPr>
          <w:lang w:val="en-IN"/>
        </w:rPr>
      </w:pPr>
      <w:r w:rsidRPr="001B07C0">
        <w:rPr>
          <w:lang w:val="en-IN"/>
        </w:rPr>
        <w:t>Poor interpretability of financial patterns</w:t>
      </w:r>
    </w:p>
    <w:p w14:paraId="768C486E" w14:textId="77777777" w:rsidR="001B07C0" w:rsidRPr="001B07C0" w:rsidRDefault="001B07C0" w:rsidP="00881917">
      <w:pPr>
        <w:pStyle w:val="BodyTextIndent"/>
        <w:numPr>
          <w:ilvl w:val="0"/>
          <w:numId w:val="4"/>
        </w:numPr>
        <w:rPr>
          <w:lang w:val="en-IN"/>
        </w:rPr>
      </w:pPr>
      <w:r w:rsidRPr="001B07C0">
        <w:rPr>
          <w:lang w:val="en-IN"/>
        </w:rPr>
        <w:t>Inability to provide intelligent insights based on actual transaction data</w:t>
      </w:r>
    </w:p>
    <w:p w14:paraId="79077FDB" w14:textId="77777777" w:rsidR="001B07C0" w:rsidRDefault="001B07C0" w:rsidP="00881917">
      <w:pPr>
        <w:pStyle w:val="BodyTextIndent"/>
        <w:ind w:firstLine="0"/>
        <w:rPr>
          <w:ins w:id="5" w:author="Author"/>
          <w:b/>
          <w:bCs/>
          <w:lang w:val="en-IN"/>
        </w:rPr>
      </w:pPr>
    </w:p>
    <w:p w14:paraId="62421E52" w14:textId="26146F88" w:rsidR="001B07C0" w:rsidRPr="00C831DE" w:rsidRDefault="001B07C0" w:rsidP="00881917">
      <w:pPr>
        <w:pStyle w:val="BodyTextIndent"/>
        <w:ind w:firstLine="0"/>
        <w:rPr>
          <w:ins w:id="6" w:author="Author"/>
          <w:i/>
          <w:iCs/>
          <w:lang w:val="en-IN"/>
        </w:rPr>
      </w:pPr>
      <w:r w:rsidRPr="00C831DE">
        <w:rPr>
          <w:i/>
          <w:iCs/>
          <w:lang w:val="en-IN"/>
        </w:rPr>
        <w:t>Problem Statement:</w:t>
      </w:r>
    </w:p>
    <w:p w14:paraId="7EC39134" w14:textId="57A14E35" w:rsidR="001B07C0" w:rsidRPr="00C831DE" w:rsidRDefault="001B07C0" w:rsidP="00881917">
      <w:pPr>
        <w:pStyle w:val="BodyTextIndent"/>
        <w:ind w:firstLine="0"/>
        <w:rPr>
          <w:b/>
          <w:bCs/>
          <w:lang w:val="en-IN"/>
        </w:rPr>
      </w:pPr>
      <w:r w:rsidRPr="001B07C0">
        <w:rPr>
          <w:lang w:val="en-IN"/>
        </w:rPr>
        <w:br/>
      </w:r>
      <w:r w:rsidRPr="001B07C0">
        <w:rPr>
          <w:i/>
          <w:iCs/>
          <w:lang w:val="en-IN"/>
        </w:rPr>
        <w:t xml:space="preserve">To design and develop an AI-powered personal finance assistant that automatically </w:t>
      </w:r>
      <w:proofErr w:type="spellStart"/>
      <w:r w:rsidRPr="001B07C0">
        <w:rPr>
          <w:i/>
          <w:iCs/>
          <w:lang w:val="en-IN"/>
        </w:rPr>
        <w:t>analyzes</w:t>
      </w:r>
      <w:proofErr w:type="spellEnd"/>
      <w:r w:rsidRPr="001B07C0">
        <w:rPr>
          <w:i/>
          <w:iCs/>
          <w:lang w:val="en-IN"/>
        </w:rPr>
        <w:t xml:space="preserve"> bank transaction data, categorizes expenses, visualizes spending patterns, and provides personalized financial guidance using NLP and LLM-based conversational models.</w:t>
      </w:r>
    </w:p>
    <w:p w14:paraId="7C028D28" w14:textId="352D5BF8" w:rsidR="00B22F8A" w:rsidRPr="00FA1F3F" w:rsidRDefault="00B22F8A">
      <w:pPr>
        <w:pStyle w:val="Heading2"/>
        <w:jc w:val="both"/>
        <w:pPrChange w:id="7" w:author="Author">
          <w:pPr>
            <w:pStyle w:val="Heading2"/>
          </w:pPr>
        </w:pPrChange>
      </w:pPr>
      <w:r>
        <w:t>III</w:t>
      </w:r>
      <w:r w:rsidRPr="00FA1F3F">
        <w:t>.</w:t>
      </w:r>
      <w:r>
        <w:t xml:space="preserve">  </w:t>
      </w:r>
      <w:r w:rsidR="007561FF">
        <w:t>Proposed System</w:t>
      </w:r>
    </w:p>
    <w:p w14:paraId="2AA3E201" w14:textId="77777777" w:rsidR="007561FF" w:rsidRPr="007561FF" w:rsidRDefault="007561FF" w:rsidP="00881917">
      <w:pPr>
        <w:pStyle w:val="BodyTextIndent"/>
        <w:rPr>
          <w:lang w:val="en-IN"/>
        </w:rPr>
      </w:pPr>
      <w:proofErr w:type="spellStart"/>
      <w:r w:rsidRPr="007561FF">
        <w:rPr>
          <w:lang w:val="en-IN"/>
        </w:rPr>
        <w:t>FinGenie</w:t>
      </w:r>
      <w:proofErr w:type="spellEnd"/>
      <w:r w:rsidRPr="007561FF">
        <w:rPr>
          <w:lang w:val="en-IN"/>
        </w:rPr>
        <w:t xml:space="preserve"> is designed as a modular system that processes user-uploaded financial data and generates actionable insights. The major components include:</w:t>
      </w:r>
    </w:p>
    <w:p w14:paraId="6C22110F" w14:textId="77777777" w:rsidR="007561FF" w:rsidRPr="007561FF" w:rsidRDefault="007561FF" w:rsidP="00881917">
      <w:pPr>
        <w:pStyle w:val="BodyTextIndent"/>
        <w:numPr>
          <w:ilvl w:val="0"/>
          <w:numId w:val="10"/>
        </w:numPr>
        <w:rPr>
          <w:lang w:val="en-IN"/>
        </w:rPr>
      </w:pPr>
      <w:r w:rsidRPr="007561FF">
        <w:rPr>
          <w:b/>
          <w:bCs/>
          <w:lang w:val="en-IN"/>
        </w:rPr>
        <w:t>Data Ingestion Module:</w:t>
      </w:r>
      <w:r w:rsidRPr="007561FF">
        <w:rPr>
          <w:lang w:val="en-IN"/>
        </w:rPr>
        <w:t xml:space="preserve"> Accepts CSV statements containing Date, Description, and Amount fields.</w:t>
      </w:r>
    </w:p>
    <w:p w14:paraId="71F55E56" w14:textId="77777777" w:rsidR="007561FF" w:rsidRPr="007561FF" w:rsidRDefault="007561FF" w:rsidP="00881917">
      <w:pPr>
        <w:pStyle w:val="BodyTextIndent"/>
        <w:numPr>
          <w:ilvl w:val="0"/>
          <w:numId w:val="10"/>
        </w:numPr>
        <w:rPr>
          <w:lang w:val="en-IN"/>
        </w:rPr>
      </w:pPr>
      <w:r w:rsidRPr="007561FF">
        <w:rPr>
          <w:b/>
          <w:bCs/>
          <w:lang w:val="en-IN"/>
        </w:rPr>
        <w:t>Preprocessing Module:</w:t>
      </w:r>
      <w:r w:rsidRPr="007561FF">
        <w:rPr>
          <w:lang w:val="en-IN"/>
        </w:rPr>
        <w:t xml:space="preserve"> Cleans data, handles missing entries, converts values, and parses dates.</w:t>
      </w:r>
    </w:p>
    <w:p w14:paraId="6D310D0A" w14:textId="77777777" w:rsidR="007561FF" w:rsidRPr="007561FF" w:rsidRDefault="007561FF" w:rsidP="00881917">
      <w:pPr>
        <w:pStyle w:val="BodyTextIndent"/>
        <w:numPr>
          <w:ilvl w:val="0"/>
          <w:numId w:val="10"/>
        </w:numPr>
        <w:rPr>
          <w:lang w:val="en-IN"/>
        </w:rPr>
      </w:pPr>
      <w:r w:rsidRPr="007561FF">
        <w:rPr>
          <w:b/>
          <w:bCs/>
          <w:lang w:val="en-IN"/>
        </w:rPr>
        <w:t>Categorization Engine:</w:t>
      </w:r>
      <w:r w:rsidRPr="007561FF">
        <w:rPr>
          <w:lang w:val="en-IN"/>
        </w:rPr>
        <w:t xml:space="preserve"> Categorizes transactions using a rule-based NLP approach.</w:t>
      </w:r>
    </w:p>
    <w:p w14:paraId="0DCE25F5" w14:textId="77777777" w:rsidR="007561FF" w:rsidRPr="007561FF" w:rsidRDefault="007561FF" w:rsidP="00881917">
      <w:pPr>
        <w:pStyle w:val="BodyTextIndent"/>
        <w:numPr>
          <w:ilvl w:val="0"/>
          <w:numId w:val="10"/>
        </w:numPr>
        <w:rPr>
          <w:lang w:val="en-IN"/>
        </w:rPr>
      </w:pPr>
      <w:r w:rsidRPr="007561FF">
        <w:rPr>
          <w:b/>
          <w:bCs/>
          <w:lang w:val="en-IN"/>
        </w:rPr>
        <w:t>Analytics and Visualization Module:</w:t>
      </w:r>
      <w:r w:rsidRPr="007561FF">
        <w:rPr>
          <w:lang w:val="en-IN"/>
        </w:rPr>
        <w:t xml:space="preserve"> Computes total expenditure, category summaries, and monthly trends.</w:t>
      </w:r>
    </w:p>
    <w:p w14:paraId="3892DC14" w14:textId="77777777" w:rsidR="007561FF" w:rsidRPr="007561FF" w:rsidRDefault="007561FF" w:rsidP="00881917">
      <w:pPr>
        <w:pStyle w:val="BodyTextIndent"/>
        <w:numPr>
          <w:ilvl w:val="0"/>
          <w:numId w:val="10"/>
        </w:numPr>
        <w:rPr>
          <w:lang w:val="en-IN"/>
        </w:rPr>
      </w:pPr>
      <w:r w:rsidRPr="007561FF">
        <w:rPr>
          <w:b/>
          <w:bCs/>
          <w:lang w:val="en-IN"/>
        </w:rPr>
        <w:t>AI Financial Advisor:</w:t>
      </w:r>
      <w:r w:rsidRPr="007561FF">
        <w:rPr>
          <w:lang w:val="en-IN"/>
        </w:rPr>
        <w:t xml:space="preserve"> Uses </w:t>
      </w:r>
      <w:proofErr w:type="spellStart"/>
      <w:r w:rsidRPr="007561FF">
        <w:rPr>
          <w:lang w:val="en-IN"/>
        </w:rPr>
        <w:t>Groq</w:t>
      </w:r>
      <w:proofErr w:type="spellEnd"/>
      <w:r w:rsidRPr="007561FF">
        <w:rPr>
          <w:lang w:val="en-IN"/>
        </w:rPr>
        <w:t xml:space="preserve"> LLaMA-3.1 to deliver personalized expense reduction tips and financial strategies.</w:t>
      </w:r>
    </w:p>
    <w:p w14:paraId="7511CE51" w14:textId="77777777" w:rsidR="007561FF" w:rsidRPr="007561FF" w:rsidRDefault="007561FF" w:rsidP="00881917">
      <w:pPr>
        <w:pStyle w:val="BodyTextIndent"/>
        <w:numPr>
          <w:ilvl w:val="0"/>
          <w:numId w:val="10"/>
        </w:numPr>
        <w:rPr>
          <w:lang w:val="en-IN"/>
        </w:rPr>
      </w:pPr>
      <w:r w:rsidRPr="007561FF">
        <w:rPr>
          <w:b/>
          <w:bCs/>
          <w:lang w:val="en-IN"/>
        </w:rPr>
        <w:t>User Interface:</w:t>
      </w:r>
      <w:r w:rsidRPr="007561FF">
        <w:rPr>
          <w:lang w:val="en-IN"/>
        </w:rPr>
        <w:t xml:space="preserve"> Implements an interactive dashboard using </w:t>
      </w:r>
      <w:proofErr w:type="spellStart"/>
      <w:r w:rsidRPr="007561FF">
        <w:rPr>
          <w:lang w:val="en-IN"/>
        </w:rPr>
        <w:t>Streamlit</w:t>
      </w:r>
      <w:proofErr w:type="spellEnd"/>
      <w:r w:rsidRPr="007561FF">
        <w:rPr>
          <w:lang w:val="en-IN"/>
        </w:rPr>
        <w:t>.</w:t>
      </w:r>
    </w:p>
    <w:p w14:paraId="4724FE93" w14:textId="77777777" w:rsidR="007561FF" w:rsidRDefault="007561FF" w:rsidP="00881917">
      <w:pPr>
        <w:pStyle w:val="BodyTextIndent"/>
        <w:rPr>
          <w:ins w:id="8" w:author="Author"/>
          <w:lang w:val="en-IN"/>
        </w:rPr>
      </w:pPr>
      <w:r w:rsidRPr="007561FF">
        <w:rPr>
          <w:lang w:val="en-IN"/>
        </w:rPr>
        <w:t>A high-level system overview is presented below (you can add a block diagram in MS Word):</w:t>
      </w:r>
    </w:p>
    <w:p w14:paraId="0ABDD7B2" w14:textId="072F0F9C" w:rsidR="00215D1F" w:rsidRPr="007561FF" w:rsidRDefault="00215D1F" w:rsidP="00881917">
      <w:pPr>
        <w:pStyle w:val="BodyTextIndent"/>
        <w:rPr>
          <w:lang w:val="en-IN"/>
        </w:rPr>
      </w:pPr>
      <w:ins w:id="9" w:author="Author">
        <w:r>
          <w:rPr>
            <w:noProof/>
            <w:lang w:val="en-IN"/>
          </w:rPr>
          <w:drawing>
            <wp:inline distT="0" distB="0" distL="0" distR="0" wp14:anchorId="33767517" wp14:editId="055B10E3">
              <wp:extent cx="2068975" cy="2476500"/>
              <wp:effectExtent l="0" t="0" r="7620" b="0"/>
              <wp:docPr id="1173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058" name="Picture 11733058"/>
                      <pic:cNvPicPr/>
                    </pic:nvPicPr>
                    <pic:blipFill>
                      <a:blip r:embed="rId9"/>
                      <a:stretch>
                        <a:fillRect/>
                      </a:stretch>
                    </pic:blipFill>
                    <pic:spPr>
                      <a:xfrm>
                        <a:off x="0" y="0"/>
                        <a:ext cx="2079753" cy="2489401"/>
                      </a:xfrm>
                      <a:prstGeom prst="rect">
                        <a:avLst/>
                      </a:prstGeom>
                    </pic:spPr>
                  </pic:pic>
                </a:graphicData>
              </a:graphic>
            </wp:inline>
          </w:drawing>
        </w:r>
      </w:ins>
    </w:p>
    <w:p w14:paraId="71471EB2" w14:textId="4E792847" w:rsidR="007561FF" w:rsidRPr="007561FF" w:rsidRDefault="007561FF" w:rsidP="00881917">
      <w:pPr>
        <w:pStyle w:val="BodyTextIndent"/>
        <w:rPr>
          <w:lang w:val="en-IN"/>
        </w:rPr>
      </w:pPr>
      <w:r w:rsidRPr="007561FF">
        <w:rPr>
          <w:b/>
          <w:bCs/>
          <w:lang w:val="en-IN"/>
        </w:rPr>
        <w:t xml:space="preserve">Fig. 1. System Architecture of </w:t>
      </w:r>
      <w:proofErr w:type="spellStart"/>
      <w:r w:rsidRPr="007561FF">
        <w:rPr>
          <w:b/>
          <w:bCs/>
          <w:lang w:val="en-IN"/>
        </w:rPr>
        <w:t>FinGenie</w:t>
      </w:r>
      <w:proofErr w:type="spellEnd"/>
    </w:p>
    <w:p w14:paraId="093CCA83" w14:textId="7EC5B67F" w:rsidR="00B22F8A" w:rsidRDefault="001B07C0">
      <w:pPr>
        <w:pStyle w:val="Heading1"/>
        <w:ind w:left="720" w:firstLine="720"/>
        <w:jc w:val="both"/>
        <w:pPrChange w:id="10" w:author="Author">
          <w:pPr>
            <w:pStyle w:val="Heading1"/>
          </w:pPr>
        </w:pPrChange>
      </w:pPr>
      <w:r>
        <w:t>Methodology</w:t>
      </w:r>
    </w:p>
    <w:p w14:paraId="361F46C4" w14:textId="77777777" w:rsidR="001B07C0" w:rsidRDefault="001B07C0">
      <w:pPr>
        <w:jc w:val="both"/>
        <w:rPr>
          <w:ins w:id="11" w:author="Author"/>
          <w:lang w:val="en-IN" w:eastAsia="pt-BR"/>
        </w:rPr>
        <w:pPrChange w:id="12" w:author="Author">
          <w:pPr/>
        </w:pPrChange>
      </w:pPr>
      <w:r w:rsidRPr="001B07C0">
        <w:rPr>
          <w:lang w:val="en-IN" w:eastAsia="pt-BR"/>
        </w:rPr>
        <w:t xml:space="preserve">The methodology followed in the design and development of </w:t>
      </w:r>
      <w:proofErr w:type="spellStart"/>
      <w:r w:rsidRPr="001B07C0">
        <w:rPr>
          <w:lang w:val="en-IN" w:eastAsia="pt-BR"/>
        </w:rPr>
        <w:t>FinGenie</w:t>
      </w:r>
      <w:proofErr w:type="spellEnd"/>
      <w:r w:rsidRPr="001B07C0">
        <w:rPr>
          <w:lang w:val="en-IN" w:eastAsia="pt-BR"/>
        </w:rPr>
        <w:t xml:space="preserve"> consists of several sequential steps:</w:t>
      </w:r>
    </w:p>
    <w:p w14:paraId="42D53B64" w14:textId="77777777" w:rsidR="00B6588A" w:rsidRPr="001B07C0" w:rsidRDefault="00B6588A">
      <w:pPr>
        <w:jc w:val="both"/>
        <w:rPr>
          <w:lang w:val="en-IN" w:eastAsia="pt-BR"/>
        </w:rPr>
        <w:pPrChange w:id="13" w:author="Author">
          <w:pPr/>
        </w:pPrChange>
      </w:pPr>
    </w:p>
    <w:p w14:paraId="68EA8CE4" w14:textId="77777777" w:rsidR="001B07C0" w:rsidRDefault="001B07C0">
      <w:pPr>
        <w:jc w:val="both"/>
        <w:rPr>
          <w:ins w:id="14" w:author="Author"/>
          <w:b/>
          <w:bCs/>
          <w:lang w:val="en-IN" w:eastAsia="pt-BR"/>
        </w:rPr>
        <w:pPrChange w:id="15" w:author="Author">
          <w:pPr/>
        </w:pPrChange>
      </w:pPr>
      <w:r w:rsidRPr="001B07C0">
        <w:rPr>
          <w:b/>
          <w:bCs/>
          <w:lang w:val="en-IN" w:eastAsia="pt-BR"/>
        </w:rPr>
        <w:t>A. Data Upload and Preprocessing</w:t>
      </w:r>
    </w:p>
    <w:p w14:paraId="75F97018" w14:textId="77777777" w:rsidR="00B6588A" w:rsidRPr="001B07C0" w:rsidRDefault="00B6588A">
      <w:pPr>
        <w:jc w:val="both"/>
        <w:rPr>
          <w:b/>
          <w:bCs/>
          <w:lang w:val="en-IN" w:eastAsia="pt-BR"/>
        </w:rPr>
        <w:pPrChange w:id="16" w:author="Author">
          <w:pPr/>
        </w:pPrChange>
      </w:pPr>
    </w:p>
    <w:p w14:paraId="092BEFCE" w14:textId="77777777" w:rsidR="001B07C0" w:rsidRPr="001B07C0" w:rsidRDefault="001B07C0">
      <w:pPr>
        <w:jc w:val="both"/>
        <w:rPr>
          <w:lang w:val="en-IN" w:eastAsia="pt-BR"/>
        </w:rPr>
        <w:pPrChange w:id="17" w:author="Author">
          <w:pPr/>
        </w:pPrChange>
      </w:pPr>
      <w:r w:rsidRPr="001B07C0">
        <w:rPr>
          <w:lang w:val="en-IN" w:eastAsia="pt-BR"/>
        </w:rPr>
        <w:t xml:space="preserve">Users upload their bank statements in CSV format. The system uses </w:t>
      </w:r>
      <w:r w:rsidRPr="001B07C0">
        <w:rPr>
          <w:b/>
          <w:bCs/>
          <w:lang w:val="en-IN" w:eastAsia="pt-BR"/>
        </w:rPr>
        <w:t>Pandas [5]</w:t>
      </w:r>
      <w:r w:rsidRPr="001B07C0">
        <w:rPr>
          <w:lang w:val="en-IN" w:eastAsia="pt-BR"/>
        </w:rPr>
        <w:t xml:space="preserve"> to:</w:t>
      </w:r>
    </w:p>
    <w:p w14:paraId="759B77AB" w14:textId="77777777" w:rsidR="001B07C0" w:rsidRPr="001B07C0" w:rsidRDefault="001B07C0">
      <w:pPr>
        <w:numPr>
          <w:ilvl w:val="0"/>
          <w:numId w:val="5"/>
        </w:numPr>
        <w:jc w:val="both"/>
        <w:rPr>
          <w:lang w:val="en-IN" w:eastAsia="pt-BR"/>
        </w:rPr>
        <w:pPrChange w:id="18" w:author="Author">
          <w:pPr>
            <w:numPr>
              <w:numId w:val="5"/>
            </w:numPr>
            <w:tabs>
              <w:tab w:val="num" w:pos="720"/>
            </w:tabs>
            <w:ind w:left="720" w:hanging="360"/>
          </w:pPr>
        </w:pPrChange>
      </w:pPr>
      <w:r w:rsidRPr="001B07C0">
        <w:rPr>
          <w:lang w:val="en-IN" w:eastAsia="pt-BR"/>
        </w:rPr>
        <w:t>Convert transaction amounts to numeric format</w:t>
      </w:r>
    </w:p>
    <w:p w14:paraId="684AC00C" w14:textId="77777777" w:rsidR="001B07C0" w:rsidRPr="001B07C0" w:rsidRDefault="001B07C0">
      <w:pPr>
        <w:numPr>
          <w:ilvl w:val="0"/>
          <w:numId w:val="5"/>
        </w:numPr>
        <w:jc w:val="both"/>
        <w:rPr>
          <w:lang w:val="en-IN" w:eastAsia="pt-BR"/>
        </w:rPr>
        <w:pPrChange w:id="19" w:author="Author">
          <w:pPr>
            <w:numPr>
              <w:numId w:val="5"/>
            </w:numPr>
            <w:tabs>
              <w:tab w:val="num" w:pos="720"/>
            </w:tabs>
            <w:ind w:left="720" w:hanging="360"/>
          </w:pPr>
        </w:pPrChange>
      </w:pPr>
      <w:r w:rsidRPr="001B07C0">
        <w:rPr>
          <w:lang w:val="en-IN" w:eastAsia="pt-BR"/>
        </w:rPr>
        <w:t>Remove missing/invalid entries</w:t>
      </w:r>
    </w:p>
    <w:p w14:paraId="16B67FFA" w14:textId="77777777" w:rsidR="001B07C0" w:rsidRPr="001B07C0" w:rsidRDefault="001B07C0">
      <w:pPr>
        <w:numPr>
          <w:ilvl w:val="0"/>
          <w:numId w:val="5"/>
        </w:numPr>
        <w:jc w:val="both"/>
        <w:rPr>
          <w:lang w:val="en-IN" w:eastAsia="pt-BR"/>
        </w:rPr>
        <w:pPrChange w:id="20" w:author="Author">
          <w:pPr>
            <w:numPr>
              <w:numId w:val="5"/>
            </w:numPr>
            <w:tabs>
              <w:tab w:val="num" w:pos="720"/>
            </w:tabs>
            <w:ind w:left="720" w:hanging="360"/>
          </w:pPr>
        </w:pPrChange>
      </w:pPr>
      <w:r w:rsidRPr="001B07C0">
        <w:rPr>
          <w:lang w:val="en-IN" w:eastAsia="pt-BR"/>
        </w:rPr>
        <w:t>Parse date columns into datetime format</w:t>
      </w:r>
    </w:p>
    <w:p w14:paraId="725857B5" w14:textId="77777777" w:rsidR="001B07C0" w:rsidRPr="001B07C0" w:rsidRDefault="001B07C0">
      <w:pPr>
        <w:numPr>
          <w:ilvl w:val="0"/>
          <w:numId w:val="5"/>
        </w:numPr>
        <w:jc w:val="both"/>
        <w:rPr>
          <w:lang w:val="en-IN" w:eastAsia="pt-BR"/>
        </w:rPr>
        <w:pPrChange w:id="21" w:author="Author">
          <w:pPr>
            <w:numPr>
              <w:numId w:val="5"/>
            </w:numPr>
            <w:tabs>
              <w:tab w:val="num" w:pos="720"/>
            </w:tabs>
            <w:ind w:left="720" w:hanging="360"/>
          </w:pPr>
        </w:pPrChange>
      </w:pPr>
      <w:r w:rsidRPr="001B07C0">
        <w:rPr>
          <w:lang w:val="en-IN" w:eastAsia="pt-BR"/>
        </w:rPr>
        <w:t>Separate income and expenses based on amount sign</w:t>
      </w:r>
    </w:p>
    <w:p w14:paraId="4229BC4E" w14:textId="77777777" w:rsidR="001B07C0" w:rsidRDefault="001B07C0">
      <w:pPr>
        <w:jc w:val="both"/>
        <w:rPr>
          <w:ins w:id="22" w:author="Author"/>
          <w:lang w:val="en-IN" w:eastAsia="pt-BR"/>
        </w:rPr>
        <w:pPrChange w:id="23" w:author="Author">
          <w:pPr/>
        </w:pPrChange>
      </w:pPr>
      <w:r w:rsidRPr="001B07C0">
        <w:rPr>
          <w:lang w:val="en-IN" w:eastAsia="pt-BR"/>
        </w:rPr>
        <w:t>This preprocessing ensures standardized input for later modules.</w:t>
      </w:r>
    </w:p>
    <w:p w14:paraId="0EF11CAE" w14:textId="77777777" w:rsidR="00B6588A" w:rsidRPr="001B07C0" w:rsidRDefault="00B6588A">
      <w:pPr>
        <w:jc w:val="both"/>
        <w:rPr>
          <w:lang w:val="en-IN" w:eastAsia="pt-BR"/>
        </w:rPr>
        <w:pPrChange w:id="24" w:author="Author">
          <w:pPr/>
        </w:pPrChange>
      </w:pPr>
    </w:p>
    <w:p w14:paraId="5629D86C" w14:textId="77777777" w:rsidR="001B07C0" w:rsidRDefault="001B07C0">
      <w:pPr>
        <w:jc w:val="both"/>
        <w:rPr>
          <w:ins w:id="25" w:author="Author"/>
          <w:b/>
          <w:bCs/>
          <w:lang w:val="en-IN" w:eastAsia="pt-BR"/>
        </w:rPr>
        <w:pPrChange w:id="26" w:author="Author">
          <w:pPr/>
        </w:pPrChange>
      </w:pPr>
      <w:r w:rsidRPr="001B07C0">
        <w:rPr>
          <w:b/>
          <w:bCs/>
          <w:lang w:val="en-IN" w:eastAsia="pt-BR"/>
        </w:rPr>
        <w:t>B. Transaction Categorization</w:t>
      </w:r>
    </w:p>
    <w:p w14:paraId="03180FF0" w14:textId="77777777" w:rsidR="00B6588A" w:rsidRPr="001B07C0" w:rsidRDefault="00B6588A">
      <w:pPr>
        <w:jc w:val="both"/>
        <w:rPr>
          <w:b/>
          <w:bCs/>
          <w:lang w:val="en-IN" w:eastAsia="pt-BR"/>
        </w:rPr>
        <w:pPrChange w:id="27" w:author="Author">
          <w:pPr/>
        </w:pPrChange>
      </w:pPr>
    </w:p>
    <w:p w14:paraId="1E608A24" w14:textId="77777777" w:rsidR="001B07C0" w:rsidRPr="001B07C0" w:rsidRDefault="001B07C0">
      <w:pPr>
        <w:jc w:val="both"/>
        <w:rPr>
          <w:lang w:val="en-IN" w:eastAsia="pt-BR"/>
        </w:rPr>
        <w:pPrChange w:id="28" w:author="Author">
          <w:pPr/>
        </w:pPrChange>
      </w:pPr>
      <w:proofErr w:type="spellStart"/>
      <w:r w:rsidRPr="001B07C0">
        <w:rPr>
          <w:lang w:val="en-IN" w:eastAsia="pt-BR"/>
        </w:rPr>
        <w:t>FinGenie</w:t>
      </w:r>
      <w:proofErr w:type="spellEnd"/>
      <w:r w:rsidRPr="001B07C0">
        <w:rPr>
          <w:lang w:val="en-IN" w:eastAsia="pt-BR"/>
        </w:rPr>
        <w:t xml:space="preserve"> uses a rule-based NLP classifier inspired by </w:t>
      </w:r>
      <w:r w:rsidRPr="001B07C0">
        <w:rPr>
          <w:b/>
          <w:bCs/>
          <w:lang w:val="en-IN" w:eastAsia="pt-BR"/>
        </w:rPr>
        <w:t>Gupta and Saxena [2]</w:t>
      </w:r>
      <w:r w:rsidRPr="001B07C0">
        <w:rPr>
          <w:lang w:val="en-IN" w:eastAsia="pt-BR"/>
        </w:rPr>
        <w:t xml:space="preserve">. Keywords such as </w:t>
      </w:r>
      <w:r w:rsidRPr="001B07C0">
        <w:rPr>
          <w:i/>
          <w:iCs/>
          <w:lang w:val="en-IN" w:eastAsia="pt-BR"/>
        </w:rPr>
        <w:t>“</w:t>
      </w:r>
      <w:proofErr w:type="spellStart"/>
      <w:r w:rsidRPr="001B07C0">
        <w:rPr>
          <w:i/>
          <w:iCs/>
          <w:lang w:val="en-IN" w:eastAsia="pt-BR"/>
        </w:rPr>
        <w:t>zomato</w:t>
      </w:r>
      <w:proofErr w:type="spellEnd"/>
      <w:r w:rsidRPr="001B07C0">
        <w:rPr>
          <w:i/>
          <w:iCs/>
          <w:lang w:val="en-IN" w:eastAsia="pt-BR"/>
        </w:rPr>
        <w:t>”, “uber”, “amazon”, “salary”</w:t>
      </w:r>
      <w:r w:rsidRPr="001B07C0">
        <w:rPr>
          <w:lang w:val="en-IN" w:eastAsia="pt-BR"/>
        </w:rPr>
        <w:t xml:space="preserve"> are matched against transaction descriptions to assign categories like:</w:t>
      </w:r>
    </w:p>
    <w:p w14:paraId="78A057EC" w14:textId="77777777" w:rsidR="001B07C0" w:rsidRPr="001B07C0" w:rsidRDefault="001B07C0">
      <w:pPr>
        <w:numPr>
          <w:ilvl w:val="0"/>
          <w:numId w:val="6"/>
        </w:numPr>
        <w:jc w:val="both"/>
        <w:rPr>
          <w:lang w:val="en-IN" w:eastAsia="pt-BR"/>
        </w:rPr>
        <w:pPrChange w:id="29" w:author="Author">
          <w:pPr>
            <w:numPr>
              <w:numId w:val="6"/>
            </w:numPr>
            <w:tabs>
              <w:tab w:val="num" w:pos="720"/>
            </w:tabs>
            <w:ind w:left="720" w:hanging="360"/>
          </w:pPr>
        </w:pPrChange>
      </w:pPr>
      <w:r w:rsidRPr="001B07C0">
        <w:rPr>
          <w:lang w:val="en-IN" w:eastAsia="pt-BR"/>
        </w:rPr>
        <w:t>Food &amp; Dining</w:t>
      </w:r>
    </w:p>
    <w:p w14:paraId="3A59F890" w14:textId="77777777" w:rsidR="001B07C0" w:rsidRPr="001B07C0" w:rsidRDefault="001B07C0">
      <w:pPr>
        <w:numPr>
          <w:ilvl w:val="0"/>
          <w:numId w:val="6"/>
        </w:numPr>
        <w:jc w:val="both"/>
        <w:rPr>
          <w:lang w:val="en-IN" w:eastAsia="pt-BR"/>
        </w:rPr>
        <w:pPrChange w:id="30" w:author="Author">
          <w:pPr>
            <w:numPr>
              <w:numId w:val="6"/>
            </w:numPr>
            <w:tabs>
              <w:tab w:val="num" w:pos="720"/>
            </w:tabs>
            <w:ind w:left="720" w:hanging="360"/>
          </w:pPr>
        </w:pPrChange>
      </w:pPr>
      <w:r w:rsidRPr="001B07C0">
        <w:rPr>
          <w:lang w:val="en-IN" w:eastAsia="pt-BR"/>
        </w:rPr>
        <w:t>Transport</w:t>
      </w:r>
    </w:p>
    <w:p w14:paraId="28A181A8" w14:textId="77777777" w:rsidR="001B07C0" w:rsidRPr="001B07C0" w:rsidRDefault="001B07C0">
      <w:pPr>
        <w:numPr>
          <w:ilvl w:val="0"/>
          <w:numId w:val="6"/>
        </w:numPr>
        <w:jc w:val="both"/>
        <w:rPr>
          <w:lang w:val="en-IN" w:eastAsia="pt-BR"/>
        </w:rPr>
        <w:pPrChange w:id="31" w:author="Author">
          <w:pPr>
            <w:numPr>
              <w:numId w:val="6"/>
            </w:numPr>
            <w:tabs>
              <w:tab w:val="num" w:pos="720"/>
            </w:tabs>
            <w:ind w:left="720" w:hanging="360"/>
          </w:pPr>
        </w:pPrChange>
      </w:pPr>
      <w:r w:rsidRPr="001B07C0">
        <w:rPr>
          <w:lang w:val="en-IN" w:eastAsia="pt-BR"/>
        </w:rPr>
        <w:lastRenderedPageBreak/>
        <w:t>Shopping</w:t>
      </w:r>
    </w:p>
    <w:p w14:paraId="56F7DF99" w14:textId="77777777" w:rsidR="001B07C0" w:rsidRPr="001B07C0" w:rsidRDefault="001B07C0">
      <w:pPr>
        <w:numPr>
          <w:ilvl w:val="0"/>
          <w:numId w:val="6"/>
        </w:numPr>
        <w:jc w:val="both"/>
        <w:rPr>
          <w:lang w:val="en-IN" w:eastAsia="pt-BR"/>
        </w:rPr>
        <w:pPrChange w:id="32" w:author="Author">
          <w:pPr>
            <w:numPr>
              <w:numId w:val="6"/>
            </w:numPr>
            <w:tabs>
              <w:tab w:val="num" w:pos="720"/>
            </w:tabs>
            <w:ind w:left="720" w:hanging="360"/>
          </w:pPr>
        </w:pPrChange>
      </w:pPr>
      <w:r w:rsidRPr="001B07C0">
        <w:rPr>
          <w:lang w:val="en-IN" w:eastAsia="pt-BR"/>
        </w:rPr>
        <w:t>Utilities &amp; Rent</w:t>
      </w:r>
    </w:p>
    <w:p w14:paraId="7E49DB0D" w14:textId="77777777" w:rsidR="001B07C0" w:rsidRPr="001B07C0" w:rsidRDefault="001B07C0">
      <w:pPr>
        <w:numPr>
          <w:ilvl w:val="0"/>
          <w:numId w:val="6"/>
        </w:numPr>
        <w:jc w:val="both"/>
        <w:rPr>
          <w:lang w:val="en-IN" w:eastAsia="pt-BR"/>
        </w:rPr>
        <w:pPrChange w:id="33" w:author="Author">
          <w:pPr>
            <w:numPr>
              <w:numId w:val="6"/>
            </w:numPr>
            <w:tabs>
              <w:tab w:val="num" w:pos="720"/>
            </w:tabs>
            <w:ind w:left="720" w:hanging="360"/>
          </w:pPr>
        </w:pPrChange>
      </w:pPr>
      <w:r w:rsidRPr="001B07C0">
        <w:rPr>
          <w:lang w:val="en-IN" w:eastAsia="pt-BR"/>
        </w:rPr>
        <w:t>Investments</w:t>
      </w:r>
    </w:p>
    <w:p w14:paraId="72658631" w14:textId="77777777" w:rsidR="001B07C0" w:rsidRPr="001B07C0" w:rsidRDefault="001B07C0">
      <w:pPr>
        <w:numPr>
          <w:ilvl w:val="0"/>
          <w:numId w:val="6"/>
        </w:numPr>
        <w:jc w:val="both"/>
        <w:rPr>
          <w:lang w:val="en-IN" w:eastAsia="pt-BR"/>
        </w:rPr>
        <w:pPrChange w:id="34" w:author="Author">
          <w:pPr>
            <w:numPr>
              <w:numId w:val="6"/>
            </w:numPr>
            <w:tabs>
              <w:tab w:val="num" w:pos="720"/>
            </w:tabs>
            <w:ind w:left="720" w:hanging="360"/>
          </w:pPr>
        </w:pPrChange>
      </w:pPr>
      <w:r w:rsidRPr="001B07C0">
        <w:rPr>
          <w:lang w:val="en-IN" w:eastAsia="pt-BR"/>
        </w:rPr>
        <w:t>Income</w:t>
      </w:r>
    </w:p>
    <w:p w14:paraId="3BDA0B66" w14:textId="77777777" w:rsidR="001B07C0" w:rsidRDefault="001B07C0">
      <w:pPr>
        <w:jc w:val="both"/>
        <w:rPr>
          <w:ins w:id="35" w:author="Author"/>
          <w:lang w:val="en-IN" w:eastAsia="pt-BR"/>
        </w:rPr>
        <w:pPrChange w:id="36" w:author="Author">
          <w:pPr/>
        </w:pPrChange>
      </w:pPr>
      <w:r w:rsidRPr="001B07C0">
        <w:rPr>
          <w:lang w:val="en-IN" w:eastAsia="pt-BR"/>
        </w:rPr>
        <w:t>This approach achieves high accuracy for common transaction types and eliminates the need for user-defined labels.</w:t>
      </w:r>
    </w:p>
    <w:p w14:paraId="22689A62" w14:textId="77777777" w:rsidR="00B6588A" w:rsidRPr="001B07C0" w:rsidRDefault="00B6588A">
      <w:pPr>
        <w:jc w:val="both"/>
        <w:rPr>
          <w:lang w:val="en-IN" w:eastAsia="pt-BR"/>
        </w:rPr>
        <w:pPrChange w:id="37" w:author="Author">
          <w:pPr/>
        </w:pPrChange>
      </w:pPr>
    </w:p>
    <w:p w14:paraId="36F41CCD" w14:textId="77777777" w:rsidR="001B07C0" w:rsidRDefault="001B07C0">
      <w:pPr>
        <w:jc w:val="both"/>
        <w:rPr>
          <w:ins w:id="38" w:author="Author"/>
          <w:b/>
          <w:bCs/>
          <w:lang w:val="en-IN" w:eastAsia="pt-BR"/>
        </w:rPr>
        <w:pPrChange w:id="39" w:author="Author">
          <w:pPr/>
        </w:pPrChange>
      </w:pPr>
      <w:r w:rsidRPr="001B07C0">
        <w:rPr>
          <w:b/>
          <w:bCs/>
          <w:lang w:val="en-IN" w:eastAsia="pt-BR"/>
        </w:rPr>
        <w:t>C. Financial Summary Generation</w:t>
      </w:r>
    </w:p>
    <w:p w14:paraId="18185425" w14:textId="77777777" w:rsidR="00B6588A" w:rsidRPr="001B07C0" w:rsidRDefault="00B6588A">
      <w:pPr>
        <w:jc w:val="both"/>
        <w:rPr>
          <w:b/>
          <w:bCs/>
          <w:lang w:val="en-IN" w:eastAsia="pt-BR"/>
        </w:rPr>
        <w:pPrChange w:id="40" w:author="Author">
          <w:pPr/>
        </w:pPrChange>
      </w:pPr>
    </w:p>
    <w:p w14:paraId="4E01A8A8" w14:textId="77777777" w:rsidR="001B07C0" w:rsidRPr="001B07C0" w:rsidRDefault="001B07C0">
      <w:pPr>
        <w:jc w:val="both"/>
        <w:rPr>
          <w:lang w:val="en-IN" w:eastAsia="pt-BR"/>
        </w:rPr>
        <w:pPrChange w:id="41" w:author="Author">
          <w:pPr/>
        </w:pPrChange>
      </w:pPr>
      <w:r w:rsidRPr="001B07C0">
        <w:rPr>
          <w:lang w:val="en-IN" w:eastAsia="pt-BR"/>
        </w:rPr>
        <w:t>After categorization, the system computes:</w:t>
      </w:r>
    </w:p>
    <w:p w14:paraId="30B01A1C" w14:textId="77777777" w:rsidR="001B07C0" w:rsidRPr="001B07C0" w:rsidRDefault="001B07C0">
      <w:pPr>
        <w:numPr>
          <w:ilvl w:val="0"/>
          <w:numId w:val="7"/>
        </w:numPr>
        <w:jc w:val="both"/>
        <w:rPr>
          <w:lang w:val="en-IN" w:eastAsia="pt-BR"/>
        </w:rPr>
        <w:pPrChange w:id="42" w:author="Author">
          <w:pPr>
            <w:numPr>
              <w:numId w:val="7"/>
            </w:numPr>
            <w:tabs>
              <w:tab w:val="num" w:pos="720"/>
            </w:tabs>
            <w:ind w:left="720" w:hanging="360"/>
          </w:pPr>
        </w:pPrChange>
      </w:pPr>
      <w:r w:rsidRPr="001B07C0">
        <w:rPr>
          <w:lang w:val="en-IN" w:eastAsia="pt-BR"/>
        </w:rPr>
        <w:t>Total spending</w:t>
      </w:r>
    </w:p>
    <w:p w14:paraId="6EE67F48" w14:textId="77777777" w:rsidR="001B07C0" w:rsidRPr="001B07C0" w:rsidRDefault="001B07C0">
      <w:pPr>
        <w:numPr>
          <w:ilvl w:val="0"/>
          <w:numId w:val="7"/>
        </w:numPr>
        <w:jc w:val="both"/>
        <w:rPr>
          <w:lang w:val="en-IN" w:eastAsia="pt-BR"/>
        </w:rPr>
        <w:pPrChange w:id="43" w:author="Author">
          <w:pPr>
            <w:numPr>
              <w:numId w:val="7"/>
            </w:numPr>
            <w:tabs>
              <w:tab w:val="num" w:pos="720"/>
            </w:tabs>
            <w:ind w:left="720" w:hanging="360"/>
          </w:pPr>
        </w:pPrChange>
      </w:pPr>
      <w:r w:rsidRPr="001B07C0">
        <w:rPr>
          <w:lang w:val="en-IN" w:eastAsia="pt-BR"/>
        </w:rPr>
        <w:t>Total income</w:t>
      </w:r>
    </w:p>
    <w:p w14:paraId="1BADE891" w14:textId="77777777" w:rsidR="001B07C0" w:rsidRPr="001B07C0" w:rsidRDefault="001B07C0">
      <w:pPr>
        <w:numPr>
          <w:ilvl w:val="0"/>
          <w:numId w:val="7"/>
        </w:numPr>
        <w:jc w:val="both"/>
        <w:rPr>
          <w:lang w:val="en-IN" w:eastAsia="pt-BR"/>
        </w:rPr>
        <w:pPrChange w:id="44" w:author="Author">
          <w:pPr>
            <w:numPr>
              <w:numId w:val="7"/>
            </w:numPr>
            <w:tabs>
              <w:tab w:val="num" w:pos="720"/>
            </w:tabs>
            <w:ind w:left="720" w:hanging="360"/>
          </w:pPr>
        </w:pPrChange>
      </w:pPr>
      <w:r w:rsidRPr="001B07C0">
        <w:rPr>
          <w:lang w:val="en-IN" w:eastAsia="pt-BR"/>
        </w:rPr>
        <w:t>Net monthly balance</w:t>
      </w:r>
    </w:p>
    <w:p w14:paraId="79BFBC71" w14:textId="77777777" w:rsidR="001B07C0" w:rsidRPr="001B07C0" w:rsidRDefault="001B07C0">
      <w:pPr>
        <w:numPr>
          <w:ilvl w:val="0"/>
          <w:numId w:val="7"/>
        </w:numPr>
        <w:jc w:val="both"/>
        <w:rPr>
          <w:lang w:val="en-IN" w:eastAsia="pt-BR"/>
        </w:rPr>
        <w:pPrChange w:id="45" w:author="Author">
          <w:pPr>
            <w:numPr>
              <w:numId w:val="7"/>
            </w:numPr>
            <w:tabs>
              <w:tab w:val="num" w:pos="720"/>
            </w:tabs>
            <w:ind w:left="720" w:hanging="360"/>
          </w:pPr>
        </w:pPrChange>
      </w:pPr>
      <w:r w:rsidRPr="001B07C0">
        <w:rPr>
          <w:lang w:val="en-IN" w:eastAsia="pt-BR"/>
        </w:rPr>
        <w:t>Category-wise expenditure</w:t>
      </w:r>
    </w:p>
    <w:p w14:paraId="4BAD3CFA" w14:textId="77777777" w:rsidR="001B07C0" w:rsidRPr="001B07C0" w:rsidRDefault="001B07C0">
      <w:pPr>
        <w:numPr>
          <w:ilvl w:val="0"/>
          <w:numId w:val="7"/>
        </w:numPr>
        <w:jc w:val="both"/>
        <w:rPr>
          <w:lang w:val="en-IN" w:eastAsia="pt-BR"/>
        </w:rPr>
        <w:pPrChange w:id="46" w:author="Author">
          <w:pPr>
            <w:numPr>
              <w:numId w:val="7"/>
            </w:numPr>
            <w:tabs>
              <w:tab w:val="num" w:pos="720"/>
            </w:tabs>
            <w:ind w:left="720" w:hanging="360"/>
          </w:pPr>
        </w:pPrChange>
      </w:pPr>
      <w:r w:rsidRPr="001B07C0">
        <w:rPr>
          <w:lang w:val="en-IN" w:eastAsia="pt-BR"/>
        </w:rPr>
        <w:t>Monthly spending trend</w:t>
      </w:r>
    </w:p>
    <w:p w14:paraId="50091B76" w14:textId="77777777" w:rsidR="001B07C0" w:rsidRDefault="001B07C0">
      <w:pPr>
        <w:jc w:val="both"/>
        <w:rPr>
          <w:ins w:id="47" w:author="Author"/>
          <w:lang w:val="en-IN" w:eastAsia="pt-BR"/>
        </w:rPr>
        <w:pPrChange w:id="48" w:author="Author">
          <w:pPr/>
        </w:pPrChange>
      </w:pPr>
      <w:r w:rsidRPr="001B07C0">
        <w:rPr>
          <w:lang w:val="en-IN" w:eastAsia="pt-BR"/>
        </w:rPr>
        <w:t>These metrics form the analytical foundation for visualization and AI recommendations.</w:t>
      </w:r>
    </w:p>
    <w:p w14:paraId="5547A7D2" w14:textId="77777777" w:rsidR="00B6588A" w:rsidRPr="001B07C0" w:rsidRDefault="00B6588A">
      <w:pPr>
        <w:jc w:val="both"/>
        <w:rPr>
          <w:lang w:val="en-IN" w:eastAsia="pt-BR"/>
        </w:rPr>
        <w:pPrChange w:id="49" w:author="Author">
          <w:pPr/>
        </w:pPrChange>
      </w:pPr>
    </w:p>
    <w:p w14:paraId="086F5324" w14:textId="77777777" w:rsidR="001B07C0" w:rsidRDefault="001B07C0">
      <w:pPr>
        <w:jc w:val="both"/>
        <w:rPr>
          <w:ins w:id="50" w:author="Author"/>
          <w:b/>
          <w:bCs/>
          <w:lang w:val="en-IN" w:eastAsia="pt-BR"/>
        </w:rPr>
        <w:pPrChange w:id="51" w:author="Author">
          <w:pPr/>
        </w:pPrChange>
      </w:pPr>
      <w:r w:rsidRPr="001B07C0">
        <w:rPr>
          <w:b/>
          <w:bCs/>
          <w:lang w:val="en-IN" w:eastAsia="pt-BR"/>
        </w:rPr>
        <w:t>D. Visualization</w:t>
      </w:r>
    </w:p>
    <w:p w14:paraId="31432071" w14:textId="77777777" w:rsidR="00B6588A" w:rsidRPr="001B07C0" w:rsidRDefault="00B6588A">
      <w:pPr>
        <w:jc w:val="both"/>
        <w:rPr>
          <w:b/>
          <w:bCs/>
          <w:lang w:val="en-IN" w:eastAsia="pt-BR"/>
        </w:rPr>
        <w:pPrChange w:id="52" w:author="Author">
          <w:pPr/>
        </w:pPrChange>
      </w:pPr>
    </w:p>
    <w:p w14:paraId="31D53451" w14:textId="77777777" w:rsidR="001B07C0" w:rsidRPr="001B07C0" w:rsidRDefault="001B07C0">
      <w:pPr>
        <w:jc w:val="both"/>
        <w:rPr>
          <w:lang w:val="en-IN" w:eastAsia="pt-BR"/>
        </w:rPr>
        <w:pPrChange w:id="53" w:author="Author">
          <w:pPr/>
        </w:pPrChange>
      </w:pPr>
      <w:r w:rsidRPr="001B07C0">
        <w:rPr>
          <w:lang w:val="en-IN" w:eastAsia="pt-BR"/>
        </w:rPr>
        <w:t xml:space="preserve">Using </w:t>
      </w:r>
      <w:proofErr w:type="spellStart"/>
      <w:r w:rsidRPr="001B07C0">
        <w:rPr>
          <w:lang w:val="en-IN" w:eastAsia="pt-BR"/>
        </w:rPr>
        <w:t>Plotly</w:t>
      </w:r>
      <w:proofErr w:type="spellEnd"/>
      <w:r w:rsidRPr="001B07C0">
        <w:rPr>
          <w:lang w:val="en-IN" w:eastAsia="pt-BR"/>
        </w:rPr>
        <w:t xml:space="preserve"> visual tools, the system generates:</w:t>
      </w:r>
    </w:p>
    <w:p w14:paraId="5B44CFA8" w14:textId="77777777" w:rsidR="001B07C0" w:rsidRPr="001B07C0" w:rsidRDefault="001B07C0">
      <w:pPr>
        <w:numPr>
          <w:ilvl w:val="0"/>
          <w:numId w:val="8"/>
        </w:numPr>
        <w:jc w:val="both"/>
        <w:rPr>
          <w:lang w:val="en-IN" w:eastAsia="pt-BR"/>
        </w:rPr>
        <w:pPrChange w:id="54" w:author="Author">
          <w:pPr>
            <w:numPr>
              <w:numId w:val="8"/>
            </w:numPr>
            <w:tabs>
              <w:tab w:val="num" w:pos="720"/>
            </w:tabs>
            <w:ind w:left="720" w:hanging="360"/>
          </w:pPr>
        </w:pPrChange>
      </w:pPr>
      <w:r w:rsidRPr="001B07C0">
        <w:rPr>
          <w:lang w:val="en-IN" w:eastAsia="pt-BR"/>
        </w:rPr>
        <w:t>Bar charts for category-wise expenditure</w:t>
      </w:r>
    </w:p>
    <w:p w14:paraId="79DF3DC3" w14:textId="77777777" w:rsidR="001B07C0" w:rsidRPr="001B07C0" w:rsidRDefault="001B07C0">
      <w:pPr>
        <w:numPr>
          <w:ilvl w:val="0"/>
          <w:numId w:val="8"/>
        </w:numPr>
        <w:jc w:val="both"/>
        <w:rPr>
          <w:lang w:val="en-IN" w:eastAsia="pt-BR"/>
        </w:rPr>
        <w:pPrChange w:id="55" w:author="Author">
          <w:pPr>
            <w:numPr>
              <w:numId w:val="8"/>
            </w:numPr>
            <w:tabs>
              <w:tab w:val="num" w:pos="720"/>
            </w:tabs>
            <w:ind w:left="720" w:hanging="360"/>
          </w:pPr>
        </w:pPrChange>
      </w:pPr>
      <w:r w:rsidRPr="001B07C0">
        <w:rPr>
          <w:lang w:val="en-IN" w:eastAsia="pt-BR"/>
        </w:rPr>
        <w:t>Line graphs for monthly trends</w:t>
      </w:r>
    </w:p>
    <w:p w14:paraId="04516AF6" w14:textId="77777777" w:rsidR="001B07C0" w:rsidRPr="001B07C0" w:rsidRDefault="001B07C0">
      <w:pPr>
        <w:numPr>
          <w:ilvl w:val="0"/>
          <w:numId w:val="8"/>
        </w:numPr>
        <w:jc w:val="both"/>
        <w:rPr>
          <w:lang w:val="en-IN" w:eastAsia="pt-BR"/>
        </w:rPr>
        <w:pPrChange w:id="56" w:author="Author">
          <w:pPr>
            <w:numPr>
              <w:numId w:val="8"/>
            </w:numPr>
            <w:tabs>
              <w:tab w:val="num" w:pos="720"/>
            </w:tabs>
            <w:ind w:left="720" w:hanging="360"/>
          </w:pPr>
        </w:pPrChange>
      </w:pPr>
      <w:r w:rsidRPr="001B07C0">
        <w:rPr>
          <w:lang w:val="en-IN" w:eastAsia="pt-BR"/>
        </w:rPr>
        <w:t>KPI-style metrics for income, spending, and balance</w:t>
      </w:r>
    </w:p>
    <w:p w14:paraId="4281226E" w14:textId="77777777" w:rsidR="001B07C0" w:rsidRDefault="001B07C0">
      <w:pPr>
        <w:jc w:val="both"/>
        <w:rPr>
          <w:ins w:id="57" w:author="Author"/>
          <w:lang w:val="en-IN" w:eastAsia="pt-BR"/>
        </w:rPr>
        <w:pPrChange w:id="58" w:author="Author">
          <w:pPr/>
        </w:pPrChange>
      </w:pPr>
      <w:r w:rsidRPr="001B07C0">
        <w:rPr>
          <w:lang w:val="en-IN" w:eastAsia="pt-BR"/>
        </w:rPr>
        <w:t>This helps users visually understand their spending behaviour.</w:t>
      </w:r>
    </w:p>
    <w:p w14:paraId="36179735" w14:textId="77777777" w:rsidR="00B6588A" w:rsidRPr="001B07C0" w:rsidRDefault="00B6588A">
      <w:pPr>
        <w:jc w:val="both"/>
        <w:rPr>
          <w:lang w:val="en-IN" w:eastAsia="pt-BR"/>
        </w:rPr>
        <w:pPrChange w:id="59" w:author="Author">
          <w:pPr/>
        </w:pPrChange>
      </w:pPr>
    </w:p>
    <w:p w14:paraId="6F129F3D" w14:textId="77777777" w:rsidR="001B07C0" w:rsidRDefault="001B07C0">
      <w:pPr>
        <w:jc w:val="both"/>
        <w:rPr>
          <w:ins w:id="60" w:author="Author"/>
          <w:b/>
          <w:bCs/>
          <w:lang w:val="en-IN" w:eastAsia="pt-BR"/>
        </w:rPr>
        <w:pPrChange w:id="61" w:author="Author">
          <w:pPr/>
        </w:pPrChange>
      </w:pPr>
      <w:r w:rsidRPr="001B07C0">
        <w:rPr>
          <w:b/>
          <w:bCs/>
          <w:lang w:val="en-IN" w:eastAsia="pt-BR"/>
        </w:rPr>
        <w:t>E. AI Financial Coaching</w:t>
      </w:r>
    </w:p>
    <w:p w14:paraId="58FF3B87" w14:textId="77777777" w:rsidR="00B6588A" w:rsidRPr="001B07C0" w:rsidRDefault="00B6588A">
      <w:pPr>
        <w:jc w:val="both"/>
        <w:rPr>
          <w:b/>
          <w:bCs/>
          <w:lang w:val="en-IN" w:eastAsia="pt-BR"/>
        </w:rPr>
        <w:pPrChange w:id="62" w:author="Author">
          <w:pPr/>
        </w:pPrChange>
      </w:pPr>
    </w:p>
    <w:p w14:paraId="3873D9BA" w14:textId="77777777" w:rsidR="001B07C0" w:rsidRPr="001B07C0" w:rsidRDefault="001B07C0">
      <w:pPr>
        <w:jc w:val="both"/>
        <w:rPr>
          <w:lang w:val="en-IN" w:eastAsia="pt-BR"/>
        </w:rPr>
        <w:pPrChange w:id="63" w:author="Author">
          <w:pPr/>
        </w:pPrChange>
      </w:pPr>
      <w:proofErr w:type="spellStart"/>
      <w:r w:rsidRPr="001B07C0">
        <w:rPr>
          <w:lang w:val="en-IN" w:eastAsia="pt-BR"/>
        </w:rPr>
        <w:t>FinGenie</w:t>
      </w:r>
      <w:proofErr w:type="spellEnd"/>
      <w:r w:rsidRPr="001B07C0">
        <w:rPr>
          <w:lang w:val="en-IN" w:eastAsia="pt-BR"/>
        </w:rPr>
        <w:t xml:space="preserve"> integrates the </w:t>
      </w:r>
      <w:proofErr w:type="spellStart"/>
      <w:r w:rsidRPr="001B07C0">
        <w:rPr>
          <w:b/>
          <w:bCs/>
          <w:lang w:val="en-IN" w:eastAsia="pt-BR"/>
        </w:rPr>
        <w:t>Groq</w:t>
      </w:r>
      <w:proofErr w:type="spellEnd"/>
      <w:r w:rsidRPr="001B07C0">
        <w:rPr>
          <w:b/>
          <w:bCs/>
          <w:lang w:val="en-IN" w:eastAsia="pt-BR"/>
        </w:rPr>
        <w:t xml:space="preserve"> LLaMA-3.1 model [6]</w:t>
      </w:r>
      <w:r w:rsidRPr="001B07C0">
        <w:rPr>
          <w:lang w:val="en-IN" w:eastAsia="pt-BR"/>
        </w:rPr>
        <w:t xml:space="preserve"> to generate financial advice.</w:t>
      </w:r>
      <w:r w:rsidRPr="001B07C0">
        <w:rPr>
          <w:lang w:val="en-IN" w:eastAsia="pt-BR"/>
        </w:rPr>
        <w:br/>
        <w:t>The model receives:</w:t>
      </w:r>
    </w:p>
    <w:p w14:paraId="4F748412" w14:textId="77777777" w:rsidR="001B07C0" w:rsidRPr="001B07C0" w:rsidRDefault="001B07C0">
      <w:pPr>
        <w:numPr>
          <w:ilvl w:val="0"/>
          <w:numId w:val="9"/>
        </w:numPr>
        <w:jc w:val="both"/>
        <w:rPr>
          <w:lang w:val="en-IN" w:eastAsia="pt-BR"/>
        </w:rPr>
        <w:pPrChange w:id="64" w:author="Author">
          <w:pPr>
            <w:numPr>
              <w:numId w:val="9"/>
            </w:numPr>
            <w:tabs>
              <w:tab w:val="num" w:pos="720"/>
            </w:tabs>
            <w:ind w:left="720" w:hanging="360"/>
          </w:pPr>
        </w:pPrChange>
      </w:pPr>
      <w:r w:rsidRPr="001B07C0">
        <w:rPr>
          <w:lang w:val="en-IN" w:eastAsia="pt-BR"/>
        </w:rPr>
        <w:t>A structured summary of the user's financial profile</w:t>
      </w:r>
    </w:p>
    <w:p w14:paraId="43FB75AA" w14:textId="77777777" w:rsidR="001B07C0" w:rsidRPr="001B07C0" w:rsidRDefault="001B07C0">
      <w:pPr>
        <w:numPr>
          <w:ilvl w:val="0"/>
          <w:numId w:val="9"/>
        </w:numPr>
        <w:jc w:val="both"/>
        <w:rPr>
          <w:lang w:val="en-IN" w:eastAsia="pt-BR"/>
        </w:rPr>
        <w:pPrChange w:id="65" w:author="Author">
          <w:pPr>
            <w:numPr>
              <w:numId w:val="9"/>
            </w:numPr>
            <w:tabs>
              <w:tab w:val="num" w:pos="720"/>
            </w:tabs>
            <w:ind w:left="720" w:hanging="360"/>
          </w:pPr>
        </w:pPrChange>
      </w:pPr>
      <w:r w:rsidRPr="001B07C0">
        <w:rPr>
          <w:lang w:val="en-IN" w:eastAsia="pt-BR"/>
        </w:rPr>
        <w:t>The user’s query</w:t>
      </w:r>
    </w:p>
    <w:p w14:paraId="20DDCD68" w14:textId="77777777" w:rsidR="001B07C0" w:rsidRPr="001B07C0" w:rsidRDefault="001B07C0">
      <w:pPr>
        <w:jc w:val="both"/>
        <w:rPr>
          <w:lang w:val="en-IN" w:eastAsia="pt-BR"/>
        </w:rPr>
        <w:pPrChange w:id="66" w:author="Author">
          <w:pPr/>
        </w:pPrChange>
      </w:pPr>
      <w:r w:rsidRPr="001B07C0">
        <w:rPr>
          <w:lang w:val="en-IN" w:eastAsia="pt-BR"/>
        </w:rPr>
        <w:t>It responds with personalized, actionable guidance (e.g., “reduce dining expenses,” “set a monthly cap,” “identify recurring charges”).</w:t>
      </w:r>
    </w:p>
    <w:p w14:paraId="4EB2A00B" w14:textId="502E755B" w:rsidR="001B07C0" w:rsidRDefault="001B07C0">
      <w:pPr>
        <w:pStyle w:val="Heading1"/>
        <w:ind w:left="1440"/>
        <w:jc w:val="both"/>
        <w:pPrChange w:id="67" w:author="Author">
          <w:pPr>
            <w:pStyle w:val="Heading1"/>
          </w:pPr>
        </w:pPrChange>
      </w:pPr>
      <w:r>
        <w:t>References</w:t>
      </w:r>
    </w:p>
    <w:p w14:paraId="5D963E88" w14:textId="77777777" w:rsidR="00B6588A" w:rsidRPr="00B6588A" w:rsidRDefault="00B6588A">
      <w:pPr>
        <w:jc w:val="both"/>
        <w:rPr>
          <w:b/>
          <w:lang w:eastAsia="pt-BR"/>
        </w:rPr>
        <w:pPrChange w:id="68" w:author="Author">
          <w:pPr/>
        </w:pPrChange>
      </w:pPr>
      <w:r w:rsidRPr="00B6588A">
        <w:rPr>
          <w:lang w:eastAsia="pt-BR"/>
        </w:rPr>
        <w:t xml:space="preserve">[1] M. L. Putta and P. S. Mohan, “Machine learning-based personal finance management and expense prediction,” </w:t>
      </w:r>
      <w:r w:rsidRPr="00B6588A">
        <w:rPr>
          <w:i/>
          <w:iCs/>
          <w:lang w:eastAsia="pt-BR"/>
        </w:rPr>
        <w:t xml:space="preserve">IEEE Trans. </w:t>
      </w:r>
      <w:proofErr w:type="spellStart"/>
      <w:r w:rsidRPr="00B6588A">
        <w:rPr>
          <w:i/>
          <w:iCs/>
          <w:lang w:eastAsia="pt-BR"/>
        </w:rPr>
        <w:t>Comput</w:t>
      </w:r>
      <w:proofErr w:type="spellEnd"/>
      <w:r w:rsidRPr="00B6588A">
        <w:rPr>
          <w:i/>
          <w:iCs/>
          <w:lang w:eastAsia="pt-BR"/>
        </w:rPr>
        <w:t>. Soc. Syst.</w:t>
      </w:r>
      <w:r w:rsidRPr="00B6588A">
        <w:rPr>
          <w:lang w:eastAsia="pt-BR"/>
        </w:rPr>
        <w:t>, vol. 7, no. 5, pp. 1248–1258, Oct. 2020.</w:t>
      </w:r>
    </w:p>
    <w:p w14:paraId="67E9C7E9" w14:textId="77777777" w:rsidR="00B6588A" w:rsidRPr="00B6588A" w:rsidRDefault="00B6588A">
      <w:pPr>
        <w:jc w:val="both"/>
        <w:rPr>
          <w:b/>
          <w:lang w:eastAsia="pt-BR"/>
        </w:rPr>
        <w:pPrChange w:id="69" w:author="Author">
          <w:pPr/>
        </w:pPrChange>
      </w:pPr>
      <w:r w:rsidRPr="00B6588A">
        <w:rPr>
          <w:lang w:eastAsia="pt-BR"/>
        </w:rPr>
        <w:t xml:space="preserve"> [2] A. Gupta and R. Saxena, “Automated transaction categorization using natural language processing,” in </w:t>
      </w:r>
      <w:r w:rsidRPr="00B6588A">
        <w:rPr>
          <w:i/>
          <w:iCs/>
          <w:lang w:eastAsia="pt-BR"/>
        </w:rPr>
        <w:t>Proc. 2021 IEEE Int. Conf. on Data Science and Advanced Analytics</w:t>
      </w:r>
      <w:r w:rsidRPr="00B6588A">
        <w:rPr>
          <w:lang w:eastAsia="pt-BR"/>
        </w:rPr>
        <w:t>, Porto, Portugal, Oct. 6–9, 2021, pp. 455–462.</w:t>
      </w:r>
    </w:p>
    <w:p w14:paraId="0EA7340D" w14:textId="77777777" w:rsidR="00B6588A" w:rsidRPr="00B6588A" w:rsidRDefault="00B6588A">
      <w:pPr>
        <w:jc w:val="both"/>
        <w:rPr>
          <w:b/>
          <w:lang w:eastAsia="pt-BR"/>
        </w:rPr>
        <w:pPrChange w:id="70" w:author="Author">
          <w:pPr/>
        </w:pPrChange>
      </w:pPr>
      <w:r w:rsidRPr="00B6588A">
        <w:rPr>
          <w:lang w:eastAsia="pt-BR"/>
        </w:rPr>
        <w:t xml:space="preserve">[3] I. Goodfellow, Y. Bengio and A. Courville, </w:t>
      </w:r>
      <w:r w:rsidRPr="00B6588A">
        <w:rPr>
          <w:i/>
          <w:iCs/>
          <w:lang w:eastAsia="pt-BR"/>
        </w:rPr>
        <w:t>Deep Learning</w:t>
      </w:r>
      <w:r w:rsidRPr="00B6588A">
        <w:rPr>
          <w:lang w:eastAsia="pt-BR"/>
        </w:rPr>
        <w:t>, Cambridge, MA, USA: MIT Press, 2016.</w:t>
      </w:r>
    </w:p>
    <w:p w14:paraId="3F849A9C" w14:textId="77777777" w:rsidR="00B6588A" w:rsidRPr="00B6588A" w:rsidRDefault="00B6588A">
      <w:pPr>
        <w:jc w:val="both"/>
        <w:rPr>
          <w:lang w:eastAsia="pt-BR"/>
        </w:rPr>
        <w:pPrChange w:id="71" w:author="Author">
          <w:pPr/>
        </w:pPrChange>
      </w:pPr>
      <w:r w:rsidRPr="00B6588A">
        <w:rPr>
          <w:lang w:eastAsia="pt-BR"/>
        </w:rPr>
        <w:t>[4]</w:t>
      </w:r>
      <w:r w:rsidRPr="00B6588A">
        <w:rPr>
          <w:b/>
          <w:lang w:eastAsia="pt-BR"/>
        </w:rPr>
        <w:t xml:space="preserve"> </w:t>
      </w:r>
      <w:proofErr w:type="spellStart"/>
      <w:r w:rsidRPr="00B6588A">
        <w:rPr>
          <w:lang w:eastAsia="pt-BR"/>
        </w:rPr>
        <w:t>Streamlit</w:t>
      </w:r>
      <w:proofErr w:type="spellEnd"/>
      <w:r w:rsidRPr="00B6588A">
        <w:rPr>
          <w:lang w:eastAsia="pt-BR"/>
        </w:rPr>
        <w:t>, “</w:t>
      </w:r>
      <w:proofErr w:type="spellStart"/>
      <w:r w:rsidRPr="00B6588A">
        <w:rPr>
          <w:lang w:eastAsia="pt-BR"/>
        </w:rPr>
        <w:t>Streamlit</w:t>
      </w:r>
      <w:proofErr w:type="spellEnd"/>
      <w:r w:rsidRPr="00B6588A">
        <w:rPr>
          <w:lang w:eastAsia="pt-BR"/>
        </w:rPr>
        <w:t xml:space="preserve"> documentation,” [Online]. Available: </w:t>
      </w:r>
      <w:r>
        <w:fldChar w:fldCharType="begin"/>
      </w:r>
      <w:r>
        <w:instrText>HYPERLINK "https://streamlit.io/" \t "_new"</w:instrText>
      </w:r>
      <w:r>
        <w:fldChar w:fldCharType="separate"/>
      </w:r>
      <w:r w:rsidRPr="00B6588A">
        <w:rPr>
          <w:rStyle w:val="Hyperlink"/>
          <w:lang w:eastAsia="pt-BR"/>
        </w:rPr>
        <w:t>https://streamlit.io/</w:t>
      </w:r>
      <w:r>
        <w:fldChar w:fldCharType="end"/>
      </w:r>
      <w:r w:rsidRPr="00B6588A">
        <w:rPr>
          <w:lang w:eastAsia="pt-BR"/>
        </w:rPr>
        <w:t>. Accessed on: 27 Nov. 2025.</w:t>
      </w:r>
    </w:p>
    <w:p w14:paraId="5D2C1BE0" w14:textId="77777777" w:rsidR="00B6588A" w:rsidRPr="00B6588A" w:rsidRDefault="00B6588A">
      <w:pPr>
        <w:jc w:val="both"/>
        <w:rPr>
          <w:lang w:eastAsia="pt-BR"/>
        </w:rPr>
        <w:pPrChange w:id="72" w:author="Author">
          <w:pPr/>
        </w:pPrChange>
      </w:pPr>
      <w:r w:rsidRPr="00B6588A">
        <w:rPr>
          <w:lang w:eastAsia="pt-BR"/>
        </w:rPr>
        <w:t xml:space="preserve">[5] Pandas Development Team, “Pandas: Python Data Analysis Library,” [Online]. Available: </w:t>
      </w:r>
      <w:r>
        <w:fldChar w:fldCharType="begin"/>
      </w:r>
      <w:r>
        <w:instrText>HYPERLINK "https://pandas.pydata.org/" \t "_new"</w:instrText>
      </w:r>
      <w:r>
        <w:fldChar w:fldCharType="separate"/>
      </w:r>
      <w:r w:rsidRPr="00B6588A">
        <w:rPr>
          <w:rStyle w:val="Hyperlink"/>
          <w:lang w:eastAsia="pt-BR"/>
        </w:rPr>
        <w:t>https://pandas.pydata.org/</w:t>
      </w:r>
      <w:r>
        <w:fldChar w:fldCharType="end"/>
      </w:r>
      <w:r w:rsidRPr="00B6588A">
        <w:rPr>
          <w:lang w:eastAsia="pt-BR"/>
        </w:rPr>
        <w:t>. Accessed on: 27 Nov. 2025.</w:t>
      </w:r>
    </w:p>
    <w:p w14:paraId="00364BFA" w14:textId="77777777" w:rsidR="00B6588A" w:rsidRPr="00B6588A" w:rsidRDefault="00B6588A">
      <w:pPr>
        <w:jc w:val="both"/>
        <w:rPr>
          <w:lang w:eastAsia="pt-BR"/>
        </w:rPr>
        <w:pPrChange w:id="73" w:author="Author">
          <w:pPr/>
        </w:pPrChange>
      </w:pPr>
      <w:r w:rsidRPr="00B6588A">
        <w:rPr>
          <w:lang w:eastAsia="pt-BR"/>
        </w:rPr>
        <w:t xml:space="preserve">[6] </w:t>
      </w:r>
      <w:proofErr w:type="spellStart"/>
      <w:r w:rsidRPr="00B6588A">
        <w:rPr>
          <w:lang w:eastAsia="pt-BR"/>
        </w:rPr>
        <w:t>Groq</w:t>
      </w:r>
      <w:proofErr w:type="spellEnd"/>
      <w:r w:rsidRPr="00B6588A">
        <w:rPr>
          <w:lang w:eastAsia="pt-BR"/>
        </w:rPr>
        <w:t>, “</w:t>
      </w:r>
      <w:proofErr w:type="spellStart"/>
      <w:r w:rsidRPr="00B6588A">
        <w:rPr>
          <w:lang w:eastAsia="pt-BR"/>
        </w:rPr>
        <w:t>Groq</w:t>
      </w:r>
      <w:proofErr w:type="spellEnd"/>
      <w:r w:rsidRPr="00B6588A">
        <w:rPr>
          <w:lang w:eastAsia="pt-BR"/>
        </w:rPr>
        <w:t xml:space="preserve"> LLaMA-3.1 Instant API Documentation,” [Online]. Available: </w:t>
      </w:r>
      <w:r>
        <w:fldChar w:fldCharType="begin"/>
      </w:r>
      <w:r>
        <w:instrText>HYPERLINK "https://console.groq.com/docs" \t "_new"</w:instrText>
      </w:r>
      <w:r>
        <w:fldChar w:fldCharType="separate"/>
      </w:r>
      <w:r w:rsidRPr="00B6588A">
        <w:rPr>
          <w:rStyle w:val="Hyperlink"/>
          <w:lang w:eastAsia="pt-BR"/>
        </w:rPr>
        <w:t>https://console.groq.com/docs</w:t>
      </w:r>
      <w:r>
        <w:fldChar w:fldCharType="end"/>
      </w:r>
      <w:r w:rsidRPr="00B6588A">
        <w:rPr>
          <w:lang w:eastAsia="pt-BR"/>
        </w:rPr>
        <w:t>. Accessed on: 27 Nov. 2025.</w:t>
      </w:r>
    </w:p>
    <w:p w14:paraId="3E0D6301" w14:textId="77777777" w:rsidR="00B6588A" w:rsidRPr="00B6588A" w:rsidRDefault="00B6588A">
      <w:pPr>
        <w:jc w:val="both"/>
        <w:rPr>
          <w:lang w:eastAsia="pt-BR"/>
        </w:rPr>
        <w:pPrChange w:id="74" w:author="Author">
          <w:pPr/>
        </w:pPrChange>
      </w:pPr>
      <w:r w:rsidRPr="00B6588A">
        <w:rPr>
          <w:lang w:eastAsia="pt-BR"/>
        </w:rPr>
        <w:t xml:space="preserve">[7] F. Chollet, “Building deep learning models with Python,” </w:t>
      </w:r>
      <w:r w:rsidRPr="00B6588A">
        <w:rPr>
          <w:i/>
          <w:iCs/>
          <w:lang w:eastAsia="pt-BR"/>
        </w:rPr>
        <w:t>J. Mach. Learn. Res.</w:t>
      </w:r>
      <w:r w:rsidRPr="00B6588A">
        <w:rPr>
          <w:lang w:eastAsia="pt-BR"/>
        </w:rPr>
        <w:t>, vol. 18, no. 134, pp. 1–7, 2017.</w:t>
      </w:r>
    </w:p>
    <w:p w14:paraId="229BE526" w14:textId="77777777" w:rsidR="00B6588A" w:rsidRPr="00B6588A" w:rsidRDefault="00B6588A">
      <w:pPr>
        <w:jc w:val="both"/>
        <w:rPr>
          <w:b/>
          <w:lang w:eastAsia="pt-BR"/>
        </w:rPr>
        <w:pPrChange w:id="75" w:author="Author">
          <w:pPr/>
        </w:pPrChange>
      </w:pPr>
      <w:r w:rsidRPr="00B6588A">
        <w:rPr>
          <w:lang w:eastAsia="pt-BR"/>
        </w:rPr>
        <w:t xml:space="preserve">[8] D. P. Kingma and J. Ba, “Adam: A method for stochastic optimization,” in </w:t>
      </w:r>
      <w:r w:rsidRPr="00B6588A">
        <w:rPr>
          <w:i/>
          <w:iCs/>
          <w:lang w:eastAsia="pt-BR"/>
        </w:rPr>
        <w:t>Proc. 3rd Int. Conf. on Learning Representations (ICLR)</w:t>
      </w:r>
      <w:r w:rsidRPr="00B6588A">
        <w:rPr>
          <w:lang w:eastAsia="pt-BR"/>
        </w:rPr>
        <w:t>, San Diego, USA, May 7–9, 2015, pp. 1–15.</w:t>
      </w:r>
    </w:p>
    <w:p w14:paraId="1637E072" w14:textId="77777777" w:rsidR="00B6588A" w:rsidRPr="00C831DE" w:rsidRDefault="00B6588A">
      <w:pPr>
        <w:jc w:val="both"/>
        <w:pPrChange w:id="76" w:author="Author">
          <w:pPr/>
        </w:pPrChange>
      </w:pPr>
    </w:p>
    <w:p w14:paraId="6B6FB7F9" w14:textId="77777777" w:rsidR="001B07C0" w:rsidRPr="00C831DE" w:rsidRDefault="001B07C0">
      <w:pPr>
        <w:jc w:val="both"/>
        <w:pPrChange w:id="77" w:author="Author">
          <w:pPr/>
        </w:pPrChange>
      </w:pPr>
    </w:p>
    <w:p w14:paraId="0DCD6FDF" w14:textId="77777777" w:rsidR="000D6AF4" w:rsidRPr="003B2FE8" w:rsidRDefault="000D6AF4" w:rsidP="00881917">
      <w:pPr>
        <w:pStyle w:val="BodyTextIndent"/>
      </w:pPr>
      <w:bookmarkStart w:id="78" w:name="_About_the_Authors"/>
      <w:bookmarkEnd w:id="78"/>
    </w:p>
    <w:p w14:paraId="1D497456" w14:textId="77777777" w:rsidR="000D6AF4" w:rsidRDefault="000D6AF4" w:rsidP="00881917">
      <w:pPr>
        <w:pStyle w:val="BodyTextIndent"/>
        <w:sectPr w:rsidR="000D6AF4" w:rsidSect="00EB7A55">
          <w:type w:val="continuous"/>
          <w:pgSz w:w="12240" w:h="15840"/>
          <w:pgMar w:top="1440" w:right="1210" w:bottom="1440" w:left="1210" w:header="720" w:footer="720" w:gutter="0"/>
          <w:cols w:num="2" w:space="461"/>
        </w:sectPr>
      </w:pPr>
    </w:p>
    <w:p w14:paraId="4937212C" w14:textId="77777777" w:rsidR="00557FCD" w:rsidRDefault="00557FCD">
      <w:pPr>
        <w:pStyle w:val="Heading1"/>
        <w:jc w:val="both"/>
        <w:pPrChange w:id="79" w:author="Author">
          <w:pPr>
            <w:pStyle w:val="Heading1"/>
          </w:pPr>
        </w:pPrChange>
      </w:pPr>
    </w:p>
    <w:sectPr w:rsidR="00557FCD" w:rsidSect="00EB7A55">
      <w:type w:val="continuous"/>
      <w:pgSz w:w="12240" w:h="15840"/>
      <w:pgMar w:top="1440" w:right="1210" w:bottom="1440" w:left="12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14A88" w14:textId="77777777" w:rsidR="00940FE6" w:rsidRDefault="00940FE6">
      <w:r>
        <w:separator/>
      </w:r>
    </w:p>
  </w:endnote>
  <w:endnote w:type="continuationSeparator" w:id="0">
    <w:p w14:paraId="1C890ECF" w14:textId="77777777" w:rsidR="00940FE6" w:rsidRDefault="00940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FED26" w14:textId="77777777" w:rsidR="00940FE6" w:rsidRDefault="00940FE6">
      <w:r>
        <w:separator/>
      </w:r>
    </w:p>
  </w:footnote>
  <w:footnote w:type="continuationSeparator" w:id="0">
    <w:p w14:paraId="2CEBD2D4" w14:textId="77777777" w:rsidR="00940FE6" w:rsidRDefault="00940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089B4B53"/>
    <w:multiLevelType w:val="multilevel"/>
    <w:tmpl w:val="CC48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80022"/>
    <w:multiLevelType w:val="multilevel"/>
    <w:tmpl w:val="A45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8640B"/>
    <w:multiLevelType w:val="multilevel"/>
    <w:tmpl w:val="AD0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40207"/>
    <w:multiLevelType w:val="multilevel"/>
    <w:tmpl w:val="ED38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74CE4"/>
    <w:multiLevelType w:val="multilevel"/>
    <w:tmpl w:val="0D6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7" w15:restartNumberingAfterBreak="0">
    <w:nsid w:val="34CA55BB"/>
    <w:multiLevelType w:val="multilevel"/>
    <w:tmpl w:val="3DF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84328"/>
    <w:multiLevelType w:val="multilevel"/>
    <w:tmpl w:val="11BE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6"/>
  </w:num>
  <w:num w:numId="2" w16cid:durableId="2118521392">
    <w:abstractNumId w:val="0"/>
  </w:num>
  <w:num w:numId="3" w16cid:durableId="1737976035">
    <w:abstractNumId w:val="9"/>
  </w:num>
  <w:num w:numId="4" w16cid:durableId="1590693479">
    <w:abstractNumId w:val="7"/>
  </w:num>
  <w:num w:numId="5" w16cid:durableId="170024309">
    <w:abstractNumId w:val="5"/>
  </w:num>
  <w:num w:numId="6" w16cid:durableId="1104225059">
    <w:abstractNumId w:val="2"/>
  </w:num>
  <w:num w:numId="7" w16cid:durableId="1578242145">
    <w:abstractNumId w:val="4"/>
  </w:num>
  <w:num w:numId="8" w16cid:durableId="190921639">
    <w:abstractNumId w:val="3"/>
  </w:num>
  <w:num w:numId="9" w16cid:durableId="972826610">
    <w:abstractNumId w:val="8"/>
  </w:num>
  <w:num w:numId="10" w16cid:durableId="1659457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5065C"/>
    <w:rsid w:val="00073D95"/>
    <w:rsid w:val="00080B05"/>
    <w:rsid w:val="00086641"/>
    <w:rsid w:val="000A02A4"/>
    <w:rsid w:val="000B31BA"/>
    <w:rsid w:val="000C3ACB"/>
    <w:rsid w:val="000C7692"/>
    <w:rsid w:val="000C769A"/>
    <w:rsid w:val="000D6AF4"/>
    <w:rsid w:val="00105DFF"/>
    <w:rsid w:val="00112B3B"/>
    <w:rsid w:val="0012293F"/>
    <w:rsid w:val="00130D39"/>
    <w:rsid w:val="001621A7"/>
    <w:rsid w:val="00170E70"/>
    <w:rsid w:val="00172317"/>
    <w:rsid w:val="001760A0"/>
    <w:rsid w:val="001772D8"/>
    <w:rsid w:val="00184AC3"/>
    <w:rsid w:val="00184C67"/>
    <w:rsid w:val="001A300A"/>
    <w:rsid w:val="001A7B92"/>
    <w:rsid w:val="001B07C0"/>
    <w:rsid w:val="001B23C0"/>
    <w:rsid w:val="001C72CE"/>
    <w:rsid w:val="001E207A"/>
    <w:rsid w:val="001E7A2C"/>
    <w:rsid w:val="001F0788"/>
    <w:rsid w:val="00215D1F"/>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3581A"/>
    <w:rsid w:val="00350ED7"/>
    <w:rsid w:val="00360801"/>
    <w:rsid w:val="00386C7A"/>
    <w:rsid w:val="003C3B1D"/>
    <w:rsid w:val="003C4BA6"/>
    <w:rsid w:val="003E3DDC"/>
    <w:rsid w:val="003E472D"/>
    <w:rsid w:val="003F179B"/>
    <w:rsid w:val="003F38BE"/>
    <w:rsid w:val="003F3E11"/>
    <w:rsid w:val="00402143"/>
    <w:rsid w:val="00436E12"/>
    <w:rsid w:val="0044250B"/>
    <w:rsid w:val="00456000"/>
    <w:rsid w:val="00473897"/>
    <w:rsid w:val="00474212"/>
    <w:rsid w:val="004877D6"/>
    <w:rsid w:val="004922BE"/>
    <w:rsid w:val="004A504A"/>
    <w:rsid w:val="004B0384"/>
    <w:rsid w:val="004C2777"/>
    <w:rsid w:val="004E4100"/>
    <w:rsid w:val="004E7706"/>
    <w:rsid w:val="004F31A5"/>
    <w:rsid w:val="004F6A1D"/>
    <w:rsid w:val="005101E4"/>
    <w:rsid w:val="00511F7B"/>
    <w:rsid w:val="0051230B"/>
    <w:rsid w:val="00517F35"/>
    <w:rsid w:val="005467F9"/>
    <w:rsid w:val="00552112"/>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4063"/>
    <w:rsid w:val="006E6DFA"/>
    <w:rsid w:val="00725706"/>
    <w:rsid w:val="00744783"/>
    <w:rsid w:val="007561FF"/>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81917"/>
    <w:rsid w:val="00895FD4"/>
    <w:rsid w:val="008A20FE"/>
    <w:rsid w:val="008A2141"/>
    <w:rsid w:val="008A2C28"/>
    <w:rsid w:val="008A30F5"/>
    <w:rsid w:val="008C0EB4"/>
    <w:rsid w:val="008C1877"/>
    <w:rsid w:val="008D0204"/>
    <w:rsid w:val="00901696"/>
    <w:rsid w:val="009052EA"/>
    <w:rsid w:val="00905B1A"/>
    <w:rsid w:val="00905E6F"/>
    <w:rsid w:val="00925562"/>
    <w:rsid w:val="00937AEB"/>
    <w:rsid w:val="00940FE6"/>
    <w:rsid w:val="009753F3"/>
    <w:rsid w:val="00990A5A"/>
    <w:rsid w:val="00995F42"/>
    <w:rsid w:val="009A0F7A"/>
    <w:rsid w:val="009C29AD"/>
    <w:rsid w:val="009F0825"/>
    <w:rsid w:val="009F48A2"/>
    <w:rsid w:val="00A2564A"/>
    <w:rsid w:val="00A26725"/>
    <w:rsid w:val="00A34677"/>
    <w:rsid w:val="00A4510F"/>
    <w:rsid w:val="00A62ECF"/>
    <w:rsid w:val="00A8386A"/>
    <w:rsid w:val="00AC5BFD"/>
    <w:rsid w:val="00AE5B5C"/>
    <w:rsid w:val="00B03685"/>
    <w:rsid w:val="00B06F54"/>
    <w:rsid w:val="00B22F8A"/>
    <w:rsid w:val="00B572B9"/>
    <w:rsid w:val="00B574E9"/>
    <w:rsid w:val="00B6588A"/>
    <w:rsid w:val="00B85E0D"/>
    <w:rsid w:val="00B85E4A"/>
    <w:rsid w:val="00B9354F"/>
    <w:rsid w:val="00B96C2F"/>
    <w:rsid w:val="00B9710F"/>
    <w:rsid w:val="00BA065A"/>
    <w:rsid w:val="00BA171C"/>
    <w:rsid w:val="00BA2B13"/>
    <w:rsid w:val="00BC65B2"/>
    <w:rsid w:val="00BC7B33"/>
    <w:rsid w:val="00BE3F60"/>
    <w:rsid w:val="00BF24CC"/>
    <w:rsid w:val="00BF6D56"/>
    <w:rsid w:val="00C102E4"/>
    <w:rsid w:val="00C14E6F"/>
    <w:rsid w:val="00C15D04"/>
    <w:rsid w:val="00C23DAA"/>
    <w:rsid w:val="00C3329D"/>
    <w:rsid w:val="00C3683F"/>
    <w:rsid w:val="00C37963"/>
    <w:rsid w:val="00C4501D"/>
    <w:rsid w:val="00C52EFC"/>
    <w:rsid w:val="00C6681A"/>
    <w:rsid w:val="00C831DE"/>
    <w:rsid w:val="00C860B4"/>
    <w:rsid w:val="00C92500"/>
    <w:rsid w:val="00C92BF6"/>
    <w:rsid w:val="00CB1CF3"/>
    <w:rsid w:val="00CB4199"/>
    <w:rsid w:val="00CF43F4"/>
    <w:rsid w:val="00CF65D9"/>
    <w:rsid w:val="00D02977"/>
    <w:rsid w:val="00D03C80"/>
    <w:rsid w:val="00D040B5"/>
    <w:rsid w:val="00D05E21"/>
    <w:rsid w:val="00D10BB5"/>
    <w:rsid w:val="00D4172F"/>
    <w:rsid w:val="00D53C83"/>
    <w:rsid w:val="00D62735"/>
    <w:rsid w:val="00D6729C"/>
    <w:rsid w:val="00DE5F30"/>
    <w:rsid w:val="00DE61DF"/>
    <w:rsid w:val="00DF7F04"/>
    <w:rsid w:val="00E51593"/>
    <w:rsid w:val="00E60649"/>
    <w:rsid w:val="00E63DC6"/>
    <w:rsid w:val="00E718C6"/>
    <w:rsid w:val="00E75F5A"/>
    <w:rsid w:val="00E80AE7"/>
    <w:rsid w:val="00EB7A55"/>
    <w:rsid w:val="00EB7F00"/>
    <w:rsid w:val="00EE74CB"/>
    <w:rsid w:val="00EF1976"/>
    <w:rsid w:val="00EF24CA"/>
    <w:rsid w:val="00F1562C"/>
    <w:rsid w:val="00FA1C3D"/>
    <w:rsid w:val="00FA3F6A"/>
    <w:rsid w:val="00FD6EC1"/>
    <w:rsid w:val="00FD7D49"/>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15:docId w15:val="{BD69DEBC-85BC-427B-B8AB-68377DD0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05065C"/>
    <w:pPr>
      <w:widowControl w:val="0"/>
      <w:ind w:right="-31"/>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1382</Words>
  <Characters>7878</Characters>
  <Application>Microsoft Office Word</Application>
  <DocSecurity>0</DocSecurity>
  <Lines>65</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9242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Divyansh Devgan</cp:lastModifiedBy>
  <cp:revision>9</cp:revision>
  <dcterms:created xsi:type="dcterms:W3CDTF">2023-02-08T15:42:00Z</dcterms:created>
  <dcterms:modified xsi:type="dcterms:W3CDTF">2025-11-28T03:59:00Z</dcterms:modified>
  <cp:category/>
</cp:coreProperties>
</file>